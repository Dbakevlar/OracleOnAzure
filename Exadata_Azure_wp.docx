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16 w16cex w16sdtdh wp14">
  <w:body>
    <w:p w:rsidR="00F96A4A" w:rsidP="003F57C4" w:rsidRDefault="007467E1" w14:paraId="78A98135" w14:textId="44FD6B5B">
      <w:pPr>
        <w:pStyle w:val="Title"/>
      </w:pPr>
      <w:r>
        <w:t>Oracle Exadata to Azure Migrations</w:t>
      </w:r>
    </w:p>
    <w:p w:rsidRPr="00B77557" w:rsidR="009B0355" w:rsidP="00B77557" w:rsidRDefault="00B77557" w14:paraId="11888851" w14:textId="5980C734">
      <w:pPr>
        <w:spacing w:after="0" w:line="240" w:lineRule="auto"/>
        <w:rPr>
          <w:i/>
          <w:iCs/>
        </w:rPr>
      </w:pPr>
      <w:r w:rsidRPr="00B77557">
        <w:rPr>
          <w:i/>
          <w:iCs/>
        </w:rPr>
        <w:t>Updated: 03/16/2023</w:t>
      </w:r>
    </w:p>
    <w:p w:rsidR="00B77557" w:rsidP="03CFE97F" w:rsidRDefault="00B77557" w14:paraId="54D6A14B" w14:textId="441F08FC">
      <w:pPr>
        <w:spacing w:after="0" w:line="240" w:lineRule="auto"/>
        <w:rPr>
          <w:ins w:author="Kishore Shetty" w:date="2023-04-11T14:21:00Z" w:id="0"/>
          <w:i/>
          <w:iCs/>
        </w:rPr>
      </w:pPr>
      <w:r w:rsidRPr="03CFE97F">
        <w:rPr>
          <w:i/>
          <w:iCs/>
        </w:rPr>
        <w:t>Author: Kellyn Gorman</w:t>
      </w:r>
    </w:p>
    <w:p w:rsidR="7F1CC06A" w:rsidP="46BF2A1A" w:rsidRDefault="7F1CC06A" w14:paraId="57A7BD34" w14:textId="768D1863">
      <w:pPr>
        <w:spacing w:after="0" w:line="240" w:lineRule="auto"/>
        <w:rPr>
          <w:b w:val="1"/>
          <w:bCs w:val="1"/>
          <w:i w:val="1"/>
          <w:iCs w:val="1"/>
          <w:rPrChange w:author="Kishore Shetty" w:date="2023-04-11T14:23:00Z" w:id="1893696645">
            <w:rPr>
              <w:i w:val="1"/>
              <w:iCs w:val="1"/>
            </w:rPr>
          </w:rPrChange>
        </w:rPr>
      </w:pPr>
      <w:commentRangeStart w:id="484692300"/>
      <w:ins w:author="Kishore Shetty" w:date="2023-04-11T14:22:00Z" w:id="1603978752">
        <w:r w:rsidRPr="46BF2A1A" w:rsidR="7F1CC06A">
          <w:rPr>
            <w:b w:val="1"/>
            <w:bCs w:val="1"/>
            <w:i w:val="1"/>
            <w:iCs w:val="1"/>
            <w:rPrChange w:author="Kishore Shetty" w:date="2023-04-11T14:23:00Z" w:id="812799548">
              <w:rPr>
                <w:i w:val="1"/>
                <w:iCs w:val="1"/>
              </w:rPr>
            </w:rPrChange>
          </w:rPr>
          <w:t xml:space="preserve">Disclaimer: </w:t>
        </w:r>
      </w:ins>
      <w:ins w:author="Kishore Shetty" w:date="2023-04-11T14:21:00Z" w:id="1352766662">
        <w:r w:rsidRPr="46BF2A1A" w:rsidR="190A583C">
          <w:rPr>
            <w:b w:val="1"/>
            <w:bCs w:val="1"/>
            <w:i w:val="1"/>
            <w:iCs w:val="1"/>
            <w:rPrChange w:author="Kishore Shetty" w:date="2023-04-11T14:23:00Z" w:id="1938197359">
              <w:rPr>
                <w:i w:val="1"/>
                <w:iCs w:val="1"/>
              </w:rPr>
            </w:rPrChange>
          </w:rPr>
          <w:t xml:space="preserve">Strictly for internal consumption. Do not </w:t>
        </w:r>
      </w:ins>
      <w:ins w:author="Kishore Shetty" w:date="2023-04-11T14:22:00Z" w:id="2027336107">
        <w:r w:rsidRPr="46BF2A1A" w:rsidR="190A583C">
          <w:rPr>
            <w:b w:val="1"/>
            <w:bCs w:val="1"/>
            <w:i w:val="1"/>
            <w:iCs w:val="1"/>
            <w:rPrChange w:author="Kishore Shetty" w:date="2023-04-11T14:23:00Z" w:id="384371148">
              <w:rPr>
                <w:i w:val="1"/>
                <w:iCs w:val="1"/>
              </w:rPr>
            </w:rPrChange>
          </w:rPr>
          <w:t xml:space="preserve">share with </w:t>
        </w:r>
        <w:r w:rsidRPr="46BF2A1A" w:rsidR="702BC941">
          <w:rPr>
            <w:b w:val="1"/>
            <w:bCs w:val="1"/>
            <w:i w:val="1"/>
            <w:iCs w:val="1"/>
            <w:rPrChange w:author="Kishore Shetty" w:date="2023-04-11T14:23:00Z" w:id="525087137">
              <w:rPr>
                <w:i w:val="1"/>
                <w:iCs w:val="1"/>
              </w:rPr>
            </w:rPrChange>
          </w:rPr>
          <w:t>anyone outside of Microsoft.</w:t>
        </w:r>
      </w:ins>
      <w:commentRangeEnd w:id="484692300"/>
      <w:r>
        <w:rPr>
          <w:rStyle w:val="CommentReference"/>
        </w:rPr>
        <w:commentReference w:id="484692300"/>
      </w:r>
    </w:p>
    <w:p w:rsidR="0068236B" w:rsidP="00B77557" w:rsidRDefault="0068236B" w14:paraId="48218E16" w14:textId="77777777">
      <w:pPr>
        <w:spacing w:after="0" w:line="240" w:lineRule="auto"/>
        <w:rPr>
          <w:i/>
          <w:iCs/>
        </w:rPr>
      </w:pPr>
    </w:p>
    <w:sdt>
      <w:sdtPr>
        <w:id w:val="1303371853"/>
        <w:docPartObj>
          <w:docPartGallery w:val="Table of Contents"/>
          <w:docPartUnique/>
        </w:docPartObj>
      </w:sdtPr>
      <w:sdtContent>
        <w:p w:rsidR="00DC17CF" w:rsidRDefault="00DC17CF" w14:paraId="679E987E" w14:textId="0DC5A4AA">
          <w:pPr>
            <w:pStyle w:val="TOCHeading"/>
          </w:pPr>
          <w:r w:rsidR="00DC17CF">
            <w:rPr/>
            <w:t>Table of Contents</w:t>
          </w:r>
        </w:p>
        <w:p w:rsidR="00946C82" w:rsidP="46BF2A1A" w:rsidRDefault="00DC17CF" w14:paraId="339E8364" w14:textId="05264783">
          <w:pPr>
            <w:pStyle w:val="TOC1"/>
            <w:tabs>
              <w:tab w:val="right" w:leader="dot" w:pos="9360"/>
            </w:tabs>
            <w:rPr>
              <w:rStyle w:val="Hyperlink"/>
              <w:noProof/>
              <w:kern w:val="0"/>
              <w14:ligatures w14:val="none"/>
            </w:rPr>
            <w:pPrChange w:author="Kellyn Gorman" w:date="2023-05-08T21:20:53.486Z">
              <w:pPr/>
            </w:pPrChange>
          </w:pPr>
          <w:ins w:author="Kellyn Gorman" w:date="2023-03-28T15:17:00Z" w:id="10">
            <w:r w:rsidRPr="00581402" w:rsidR="00946C82">
              <w:rPr>
                <w:rStyle w:val="Hyperlink"/>
                <w:noProof/>
              </w:rPr>
            </w:r>
          </w:ins>
          <w:r>
            <w:fldChar w:fldCharType="begin"/>
          </w:r>
          <w:r>
            <w:instrText xml:space="preserve">TOC \o "1-3" \h \z \u</w:instrText>
          </w:r>
          <w:r>
            <w:fldChar w:fldCharType="separate"/>
          </w:r>
          <w:hyperlink w:anchor="_Toc540860214">
            <w:r w:rsidRPr="46BF2A1A" w:rsidR="46BF2A1A">
              <w:rPr>
                <w:rStyle w:val="Hyperlink"/>
              </w:rPr>
              <w:t>Exadata Release Versions</w:t>
            </w:r>
            <w:ins w:author="Kellyn Gorman" w:date="2023-05-08T21:20:53.475Z" w:id="1360339539">
              <w:r>
                <w:tab/>
              </w:r>
            </w:ins>
            <w:r>
              <w:fldChar w:fldCharType="begin"/>
            </w:r>
            <w:r>
              <w:instrText xml:space="preserve">PAGEREF _Toc540860214 \h</w:instrText>
            </w:r>
            <w:r>
              <w:fldChar w:fldCharType="separate"/>
            </w:r>
            <w:r w:rsidRPr="46BF2A1A" w:rsidR="46BF2A1A">
              <w:rPr>
                <w:rStyle w:val="Hyperlink"/>
              </w:rPr>
              <w:t>3</w:t>
            </w:r>
            <w:r>
              <w:fldChar w:fldCharType="end"/>
            </w:r>
          </w:hyperlink>
        </w:p>
        <w:p w:rsidR="00946C82" w:rsidP="46BF2A1A" w:rsidRDefault="00946C82" w14:paraId="6323515F" w14:textId="66A94640">
          <w:pPr>
            <w:pStyle w:val="TOC1"/>
            <w:tabs>
              <w:tab w:val="right" w:leader="dot" w:pos="9360"/>
            </w:tabs>
            <w:rPr>
              <w:rStyle w:val="Hyperlink"/>
              <w:noProof/>
              <w:kern w:val="0"/>
              <w14:ligatures w14:val="none"/>
            </w:rPr>
            <w:pPrChange w:author="Kellyn Gorman" w:date="2023-05-08T21:20:53.509Z">
              <w:pPr/>
            </w:pPrChange>
          </w:pPr>
          <w:ins w:author="Kellyn Gorman" w:date="2023-03-28T15:17:00Z" w:id="13">
            <w:r w:rsidRPr="00581402">
              <w:rPr>
                <w:rStyle w:val="Hyperlink"/>
                <w:noProof/>
              </w:rPr>
            </w:r>
          </w:ins>
          <w:hyperlink w:anchor="_Toc377968052">
            <w:r w:rsidRPr="46BF2A1A" w:rsidR="46BF2A1A">
              <w:rPr>
                <w:rStyle w:val="Hyperlink"/>
              </w:rPr>
              <w:t>Decoupling Exadata to Azure</w:t>
            </w:r>
            <w:ins w:author="Kellyn Gorman" w:date="2023-05-08T21:20:53.506Z" w:id="863281252">
              <w:r>
                <w:tab/>
              </w:r>
            </w:ins>
            <w:r>
              <w:fldChar w:fldCharType="begin"/>
            </w:r>
            <w:r>
              <w:instrText xml:space="preserve">PAGEREF _Toc377968052 \h</w:instrText>
            </w:r>
            <w:r>
              <w:fldChar w:fldCharType="separate"/>
            </w:r>
            <w:r w:rsidRPr="46BF2A1A" w:rsidR="46BF2A1A">
              <w:rPr>
                <w:rStyle w:val="Hyperlink"/>
              </w:rPr>
              <w:t>5</w:t>
            </w:r>
            <w:r>
              <w:fldChar w:fldCharType="end"/>
            </w:r>
          </w:hyperlink>
        </w:p>
        <w:p w:rsidR="00946C82" w:rsidP="46BF2A1A" w:rsidRDefault="00946C82" w14:paraId="5CF58346" w14:textId="4C0C8FEA">
          <w:pPr>
            <w:pStyle w:val="TOC2"/>
            <w:tabs>
              <w:tab w:val="right" w:leader="dot" w:pos="9360"/>
            </w:tabs>
            <w:rPr>
              <w:rStyle w:val="Hyperlink"/>
              <w:noProof/>
              <w:kern w:val="0"/>
              <w14:ligatures w14:val="none"/>
            </w:rPr>
            <w:pPrChange w:author="Kellyn Gorman" w:date="2023-05-08T21:20:53.522Z">
              <w:pPr/>
            </w:pPrChange>
          </w:pPr>
          <w:ins w:author="Kellyn Gorman" w:date="2023-03-28T15:17:00Z" w:id="16">
            <w:r w:rsidRPr="00581402">
              <w:rPr>
                <w:rStyle w:val="Hyperlink"/>
                <w:noProof/>
              </w:rPr>
            </w:r>
          </w:ins>
          <w:hyperlink w:anchor="_Toc1618144178">
            <w:r w:rsidRPr="46BF2A1A" w:rsidR="46BF2A1A">
              <w:rPr>
                <w:rStyle w:val="Hyperlink"/>
              </w:rPr>
              <w:t>Understanding Exadata</w:t>
            </w:r>
            <w:ins w:author="Kellyn Gorman" w:date="2023-05-08T21:20:53.519Z" w:id="540768496">
              <w:r>
                <w:tab/>
              </w:r>
            </w:ins>
            <w:r>
              <w:fldChar w:fldCharType="begin"/>
            </w:r>
            <w:r>
              <w:instrText xml:space="preserve">PAGEREF _Toc1618144178 \h</w:instrText>
            </w:r>
            <w:r>
              <w:fldChar w:fldCharType="separate"/>
            </w:r>
            <w:r w:rsidRPr="46BF2A1A" w:rsidR="46BF2A1A">
              <w:rPr>
                <w:rStyle w:val="Hyperlink"/>
              </w:rPr>
              <w:t>5</w:t>
            </w:r>
            <w:r>
              <w:fldChar w:fldCharType="end"/>
            </w:r>
          </w:hyperlink>
        </w:p>
        <w:p w:rsidR="00946C82" w:rsidP="46BF2A1A" w:rsidRDefault="00946C82" w14:paraId="51BA057F" w14:textId="32A57997">
          <w:pPr>
            <w:pStyle w:val="TOC2"/>
            <w:tabs>
              <w:tab w:val="right" w:leader="dot" w:pos="9360"/>
            </w:tabs>
            <w:rPr>
              <w:rStyle w:val="Hyperlink"/>
              <w:noProof/>
              <w:kern w:val="0"/>
              <w14:ligatures w14:val="none"/>
            </w:rPr>
            <w:pPrChange w:author="Kellyn Gorman" w:date="2023-05-08T21:20:53.533Z">
              <w:pPr/>
            </w:pPrChange>
          </w:pPr>
          <w:ins w:author="Kellyn Gorman" w:date="2023-03-28T15:17:00Z" w:id="19">
            <w:r w:rsidRPr="00581402">
              <w:rPr>
                <w:rStyle w:val="Hyperlink"/>
                <w:noProof/>
              </w:rPr>
            </w:r>
          </w:ins>
          <w:hyperlink w:anchor="_Toc1847449340">
            <w:r w:rsidRPr="46BF2A1A" w:rsidR="46BF2A1A">
              <w:rPr>
                <w:rStyle w:val="Hyperlink"/>
              </w:rPr>
              <w:t>Understanding Real Application Clusters, (RAC)</w:t>
            </w:r>
            <w:ins w:author="Kellyn Gorman" w:date="2023-05-08T21:20:53.531Z" w:id="1744263472">
              <w:r>
                <w:tab/>
              </w:r>
            </w:ins>
            <w:r>
              <w:fldChar w:fldCharType="begin"/>
            </w:r>
            <w:r>
              <w:instrText xml:space="preserve">PAGEREF _Toc1847449340 \h</w:instrText>
            </w:r>
            <w:r>
              <w:fldChar w:fldCharType="separate"/>
            </w:r>
            <w:r w:rsidRPr="46BF2A1A" w:rsidR="46BF2A1A">
              <w:rPr>
                <w:rStyle w:val="Hyperlink"/>
              </w:rPr>
              <w:t>6</w:t>
            </w:r>
            <w:r>
              <w:fldChar w:fldCharType="end"/>
            </w:r>
          </w:hyperlink>
        </w:p>
        <w:p w:rsidR="00946C82" w:rsidP="46BF2A1A" w:rsidRDefault="00946C82" w14:paraId="6871B6A5" w14:textId="01F6792A">
          <w:pPr>
            <w:pStyle w:val="TOC1"/>
            <w:tabs>
              <w:tab w:val="right" w:leader="dot" w:pos="9360"/>
            </w:tabs>
            <w:rPr>
              <w:rStyle w:val="Hyperlink"/>
              <w:noProof/>
              <w:kern w:val="0"/>
              <w14:ligatures w14:val="none"/>
            </w:rPr>
            <w:pPrChange w:author="Kellyn Gorman" w:date="2023-05-08T21:20:53.542Z">
              <w:pPr/>
            </w:pPrChange>
          </w:pPr>
          <w:ins w:author="Kellyn Gorman" w:date="2023-03-28T15:17:00Z" w:id="22">
            <w:r w:rsidRPr="00581402">
              <w:rPr>
                <w:rStyle w:val="Hyperlink"/>
                <w:noProof/>
              </w:rPr>
            </w:r>
          </w:ins>
          <w:hyperlink w:anchor="_Toc1685211136">
            <w:r w:rsidRPr="46BF2A1A" w:rsidR="46BF2A1A">
              <w:rPr>
                <w:rStyle w:val="Hyperlink"/>
              </w:rPr>
              <w:t>Exadata Features vs. Azure Solutions</w:t>
            </w:r>
            <w:ins w:author="Kellyn Gorman" w:date="2023-05-08T21:20:53.54Z" w:id="964305297">
              <w:r>
                <w:tab/>
              </w:r>
            </w:ins>
            <w:r>
              <w:fldChar w:fldCharType="begin"/>
            </w:r>
            <w:r>
              <w:instrText xml:space="preserve">PAGEREF _Toc1685211136 \h</w:instrText>
            </w:r>
            <w:r>
              <w:fldChar w:fldCharType="separate"/>
            </w:r>
            <w:r w:rsidRPr="46BF2A1A" w:rsidR="46BF2A1A">
              <w:rPr>
                <w:rStyle w:val="Hyperlink"/>
              </w:rPr>
              <w:t>7</w:t>
            </w:r>
            <w:r>
              <w:fldChar w:fldCharType="end"/>
            </w:r>
          </w:hyperlink>
        </w:p>
        <w:p w:rsidR="00946C82" w:rsidP="46BF2A1A" w:rsidRDefault="00946C82" w14:paraId="6D78CC27" w14:textId="6B377C40">
          <w:pPr>
            <w:pStyle w:val="TOC1"/>
            <w:tabs>
              <w:tab w:val="right" w:leader="dot" w:pos="9360"/>
            </w:tabs>
            <w:rPr>
              <w:rStyle w:val="Hyperlink"/>
              <w:noProof/>
              <w:kern w:val="0"/>
              <w14:ligatures w14:val="none"/>
            </w:rPr>
            <w:pPrChange w:author="Kellyn Gorman" w:date="2023-05-08T21:20:53.552Z">
              <w:pPr/>
            </w:pPrChange>
          </w:pPr>
          <w:ins w:author="Kellyn Gorman" w:date="2023-03-28T15:17:00Z" w:id="25">
            <w:r w:rsidRPr="00581402">
              <w:rPr>
                <w:rStyle w:val="Hyperlink"/>
                <w:noProof/>
              </w:rPr>
            </w:r>
          </w:ins>
          <w:hyperlink w:anchor="_Toc2001200980">
            <w:r w:rsidRPr="46BF2A1A" w:rsidR="46BF2A1A">
              <w:rPr>
                <w:rStyle w:val="Hyperlink"/>
              </w:rPr>
              <w:t>Sizing Assessment</w:t>
            </w:r>
            <w:ins w:author="Kellyn Gorman" w:date="2023-05-08T21:20:53.55Z" w:id="1188668019">
              <w:r>
                <w:tab/>
              </w:r>
            </w:ins>
            <w:r>
              <w:fldChar w:fldCharType="begin"/>
            </w:r>
            <w:r>
              <w:instrText xml:space="preserve">PAGEREF _Toc2001200980 \h</w:instrText>
            </w:r>
            <w:r>
              <w:fldChar w:fldCharType="separate"/>
            </w:r>
            <w:r w:rsidRPr="46BF2A1A" w:rsidR="46BF2A1A">
              <w:rPr>
                <w:rStyle w:val="Hyperlink"/>
              </w:rPr>
              <w:t>12</w:t>
            </w:r>
            <w:r>
              <w:fldChar w:fldCharType="end"/>
            </w:r>
          </w:hyperlink>
        </w:p>
        <w:p w:rsidR="00946C82" w:rsidP="46BF2A1A" w:rsidRDefault="00946C82" w14:paraId="4E3CE9CE" w14:textId="7BAC0BEB">
          <w:pPr>
            <w:pStyle w:val="TOC1"/>
            <w:tabs>
              <w:tab w:val="right" w:leader="dot" w:pos="9360"/>
            </w:tabs>
            <w:rPr>
              <w:rStyle w:val="Hyperlink"/>
              <w:noProof/>
              <w:kern w:val="0"/>
              <w14:ligatures w14:val="none"/>
            </w:rPr>
            <w:pPrChange w:author="Kellyn Gorman" w:date="2023-05-08T21:20:53.557Z">
              <w:pPr/>
            </w:pPrChange>
          </w:pPr>
          <w:ins w:author="Kellyn Gorman" w:date="2023-03-28T15:17:00Z" w:id="28">
            <w:r w:rsidRPr="00581402">
              <w:rPr>
                <w:rStyle w:val="Hyperlink"/>
                <w:noProof/>
              </w:rPr>
            </w:r>
          </w:ins>
          <w:hyperlink w:anchor="_Toc1452922337">
            <w:r w:rsidRPr="46BF2A1A" w:rsidR="46BF2A1A">
              <w:rPr>
                <w:rStyle w:val="Hyperlink"/>
              </w:rPr>
              <w:t>Exadata Workloads</w:t>
            </w:r>
            <w:ins w:author="Kellyn Gorman" w:date="2023-05-08T21:20:53.555Z" w:id="984003173">
              <w:r>
                <w:tab/>
              </w:r>
            </w:ins>
            <w:r>
              <w:fldChar w:fldCharType="begin"/>
            </w:r>
            <w:r>
              <w:instrText xml:space="preserve">PAGEREF _Toc1452922337 \h</w:instrText>
            </w:r>
            <w:r>
              <w:fldChar w:fldCharType="separate"/>
            </w:r>
            <w:r w:rsidRPr="46BF2A1A" w:rsidR="46BF2A1A">
              <w:rPr>
                <w:rStyle w:val="Hyperlink"/>
              </w:rPr>
              <w:t>13</w:t>
            </w:r>
            <w:r>
              <w:fldChar w:fldCharType="end"/>
            </w:r>
          </w:hyperlink>
        </w:p>
        <w:p w:rsidR="00946C82" w:rsidP="46BF2A1A" w:rsidRDefault="00946C82" w14:paraId="11E26492" w14:textId="28F7B707">
          <w:pPr>
            <w:pStyle w:val="TOC1"/>
            <w:tabs>
              <w:tab w:val="right" w:leader="dot" w:pos="9360"/>
            </w:tabs>
            <w:rPr>
              <w:rStyle w:val="Hyperlink"/>
              <w:noProof/>
              <w:kern w:val="0"/>
              <w14:ligatures w14:val="none"/>
            </w:rPr>
            <w:pPrChange w:author="Kellyn Gorman" w:date="2023-05-08T21:20:53.564Z">
              <w:pPr/>
            </w:pPrChange>
          </w:pPr>
          <w:ins w:author="Kellyn Gorman" w:date="2023-03-28T15:17:00Z" w:id="31">
            <w:r w:rsidRPr="00581402">
              <w:rPr>
                <w:rStyle w:val="Hyperlink"/>
                <w:noProof/>
              </w:rPr>
            </w:r>
          </w:ins>
          <w:hyperlink w:anchor="_Toc717760940">
            <w:r w:rsidRPr="46BF2A1A" w:rsidR="46BF2A1A">
              <w:rPr>
                <w:rStyle w:val="Hyperlink"/>
              </w:rPr>
              <w:t>Decoupling from Exadata</w:t>
            </w:r>
            <w:ins w:author="Kellyn Gorman" w:date="2023-05-08T21:20:53.561Z" w:id="1658934397">
              <w:r>
                <w:tab/>
              </w:r>
            </w:ins>
            <w:r>
              <w:fldChar w:fldCharType="begin"/>
            </w:r>
            <w:r>
              <w:instrText xml:space="preserve">PAGEREF _Toc717760940 \h</w:instrText>
            </w:r>
            <w:r>
              <w:fldChar w:fldCharType="separate"/>
            </w:r>
            <w:r w:rsidRPr="46BF2A1A" w:rsidR="46BF2A1A">
              <w:rPr>
                <w:rStyle w:val="Hyperlink"/>
              </w:rPr>
              <w:t>14</w:t>
            </w:r>
            <w:r>
              <w:fldChar w:fldCharType="end"/>
            </w:r>
          </w:hyperlink>
        </w:p>
        <w:p w:rsidR="00946C82" w:rsidP="46BF2A1A" w:rsidRDefault="00946C82" w14:paraId="3538FB9F" w14:textId="0763D4C1">
          <w:pPr>
            <w:pStyle w:val="TOC2"/>
            <w:tabs>
              <w:tab w:val="right" w:leader="dot" w:pos="9360"/>
            </w:tabs>
            <w:rPr>
              <w:rStyle w:val="Hyperlink"/>
              <w:noProof/>
              <w:kern w:val="0"/>
              <w14:ligatures w14:val="none"/>
            </w:rPr>
            <w:pPrChange w:author="Kellyn Gorman" w:date="2023-05-08T21:20:53.572Z">
              <w:pPr/>
            </w:pPrChange>
          </w:pPr>
          <w:ins w:author="Kellyn Gorman" w:date="2023-03-28T15:17:00Z" w:id="34">
            <w:r w:rsidRPr="00581402">
              <w:rPr>
                <w:rStyle w:val="Hyperlink"/>
                <w:noProof/>
              </w:rPr>
            </w:r>
          </w:ins>
          <w:hyperlink w:anchor="_Toc2016248499">
            <w:r w:rsidRPr="46BF2A1A" w:rsidR="46BF2A1A">
              <w:rPr>
                <w:rStyle w:val="Hyperlink"/>
              </w:rPr>
              <w:t>Wait Events and Inefficiencies</w:t>
            </w:r>
            <w:ins w:author="Kellyn Gorman" w:date="2023-05-08T21:20:53.571Z" w:id="895302864">
              <w:r>
                <w:tab/>
              </w:r>
            </w:ins>
            <w:r>
              <w:fldChar w:fldCharType="begin"/>
            </w:r>
            <w:r>
              <w:instrText xml:space="preserve">PAGEREF _Toc2016248499 \h</w:instrText>
            </w:r>
            <w:r>
              <w:fldChar w:fldCharType="separate"/>
            </w:r>
            <w:r w:rsidRPr="46BF2A1A" w:rsidR="46BF2A1A">
              <w:rPr>
                <w:rStyle w:val="Hyperlink"/>
              </w:rPr>
              <w:t>14</w:t>
            </w:r>
            <w:r>
              <w:fldChar w:fldCharType="end"/>
            </w:r>
          </w:hyperlink>
        </w:p>
        <w:p w:rsidR="00946C82" w:rsidP="46BF2A1A" w:rsidRDefault="00946C82" w14:paraId="6619E0A5" w14:textId="14AA1736">
          <w:pPr>
            <w:pStyle w:val="TOC2"/>
            <w:tabs>
              <w:tab w:val="right" w:leader="dot" w:pos="9360"/>
            </w:tabs>
            <w:rPr>
              <w:rStyle w:val="Hyperlink"/>
              <w:noProof/>
              <w:kern w:val="0"/>
              <w14:ligatures w14:val="none"/>
            </w:rPr>
            <w:pPrChange w:author="Kellyn Gorman" w:date="2023-05-08T21:20:53.58Z">
              <w:pPr/>
            </w:pPrChange>
          </w:pPr>
          <w:ins w:author="Kellyn Gorman" w:date="2023-03-28T15:17:00Z" w:id="37">
            <w:r w:rsidRPr="00581402">
              <w:rPr>
                <w:rStyle w:val="Hyperlink"/>
                <w:noProof/>
              </w:rPr>
            </w:r>
          </w:ins>
          <w:hyperlink w:anchor="_Toc824784068">
            <w:r w:rsidRPr="46BF2A1A" w:rsidR="46BF2A1A">
              <w:rPr>
                <w:rStyle w:val="Hyperlink"/>
              </w:rPr>
              <w:t>Exadata Server Configuration</w:t>
            </w:r>
            <w:ins w:author="Kellyn Gorman" w:date="2023-05-08T21:20:53.578Z" w:id="2037773646">
              <w:r>
                <w:tab/>
              </w:r>
            </w:ins>
            <w:r>
              <w:fldChar w:fldCharType="begin"/>
            </w:r>
            <w:r>
              <w:instrText xml:space="preserve">PAGEREF _Toc824784068 \h</w:instrText>
            </w:r>
            <w:r>
              <w:fldChar w:fldCharType="separate"/>
            </w:r>
            <w:r w:rsidRPr="46BF2A1A" w:rsidR="46BF2A1A">
              <w:rPr>
                <w:rStyle w:val="Hyperlink"/>
              </w:rPr>
              <w:t>15</w:t>
            </w:r>
            <w:r>
              <w:fldChar w:fldCharType="end"/>
            </w:r>
          </w:hyperlink>
        </w:p>
        <w:p w:rsidR="00946C82" w:rsidP="46BF2A1A" w:rsidRDefault="00946C82" w14:paraId="09CC0AA3" w14:textId="078BB9CD">
          <w:pPr>
            <w:pStyle w:val="TOC2"/>
            <w:tabs>
              <w:tab w:val="right" w:leader="dot" w:pos="9360"/>
            </w:tabs>
            <w:rPr>
              <w:rStyle w:val="Hyperlink"/>
              <w:noProof/>
              <w:kern w:val="0"/>
              <w14:ligatures w14:val="none"/>
            </w:rPr>
            <w:pPrChange w:author="Kellyn Gorman" w:date="2023-05-08T21:20:53.587Z">
              <w:pPr/>
            </w:pPrChange>
          </w:pPr>
          <w:ins w:author="Kellyn Gorman" w:date="2023-03-28T15:17:00Z" w:id="40">
            <w:r w:rsidRPr="00581402">
              <w:rPr>
                <w:rStyle w:val="Hyperlink"/>
                <w:noProof/>
              </w:rPr>
            </w:r>
          </w:ins>
          <w:hyperlink w:anchor="_Toc84267921">
            <w:r w:rsidRPr="46BF2A1A" w:rsidR="46BF2A1A">
              <w:rPr>
                <w:rStyle w:val="Hyperlink"/>
              </w:rPr>
              <w:t>Temp Tablespace Reads and Writes</w:t>
            </w:r>
            <w:ins w:author="Kellyn Gorman" w:date="2023-05-08T21:20:53.586Z" w:id="1893794141">
              <w:r>
                <w:tab/>
              </w:r>
            </w:ins>
            <w:r>
              <w:fldChar w:fldCharType="begin"/>
            </w:r>
            <w:r>
              <w:instrText xml:space="preserve">PAGEREF _Toc84267921 \h</w:instrText>
            </w:r>
            <w:r>
              <w:fldChar w:fldCharType="separate"/>
            </w:r>
            <w:r w:rsidRPr="46BF2A1A" w:rsidR="46BF2A1A">
              <w:rPr>
                <w:rStyle w:val="Hyperlink"/>
              </w:rPr>
              <w:t>15</w:t>
            </w:r>
            <w:r>
              <w:fldChar w:fldCharType="end"/>
            </w:r>
          </w:hyperlink>
        </w:p>
        <w:p w:rsidR="00946C82" w:rsidP="46BF2A1A" w:rsidRDefault="00946C82" w14:paraId="73C0C9E2" w14:textId="46A2C332">
          <w:pPr>
            <w:pStyle w:val="TOC2"/>
            <w:tabs>
              <w:tab w:val="right" w:leader="dot" w:pos="9360"/>
            </w:tabs>
            <w:rPr>
              <w:rStyle w:val="Hyperlink"/>
              <w:noProof/>
              <w:kern w:val="0"/>
              <w14:ligatures w14:val="none"/>
            </w:rPr>
            <w:pPrChange w:author="Kellyn Gorman" w:date="2023-05-08T21:20:53.598Z">
              <w:pPr/>
            </w:pPrChange>
          </w:pPr>
          <w:ins w:author="Kellyn Gorman" w:date="2023-03-28T15:17:00Z" w:id="43">
            <w:r w:rsidRPr="00581402">
              <w:rPr>
                <w:rStyle w:val="Hyperlink"/>
                <w:noProof/>
              </w:rPr>
            </w:r>
          </w:ins>
          <w:hyperlink w:anchor="_Toc1707657510">
            <w:r w:rsidRPr="46BF2A1A" w:rsidR="46BF2A1A">
              <w:rPr>
                <w:rStyle w:val="Hyperlink"/>
              </w:rPr>
              <w:t>Top Database by IO Throughput</w:t>
            </w:r>
            <w:ins w:author="Kellyn Gorman" w:date="2023-05-08T21:20:53.595Z" w:id="1345594863">
              <w:r>
                <w:tab/>
              </w:r>
            </w:ins>
            <w:r>
              <w:fldChar w:fldCharType="begin"/>
            </w:r>
            <w:r>
              <w:instrText xml:space="preserve">PAGEREF _Toc1707657510 \h</w:instrText>
            </w:r>
            <w:r>
              <w:fldChar w:fldCharType="separate"/>
            </w:r>
            <w:r w:rsidRPr="46BF2A1A" w:rsidR="46BF2A1A">
              <w:rPr>
                <w:rStyle w:val="Hyperlink"/>
              </w:rPr>
              <w:t>15</w:t>
            </w:r>
            <w:r>
              <w:fldChar w:fldCharType="end"/>
            </w:r>
          </w:hyperlink>
        </w:p>
        <w:p w:rsidR="00946C82" w:rsidP="46BF2A1A" w:rsidRDefault="00946C82" w14:paraId="460DC58F" w14:textId="3C971FB5">
          <w:pPr>
            <w:pStyle w:val="TOC1"/>
            <w:tabs>
              <w:tab w:val="right" w:leader="dot" w:pos="9360"/>
            </w:tabs>
            <w:rPr>
              <w:rStyle w:val="Hyperlink"/>
              <w:noProof/>
              <w:kern w:val="0"/>
              <w14:ligatures w14:val="none"/>
            </w:rPr>
            <w:pPrChange w:author="Kellyn Gorman" w:date="2023-05-08T21:20:53.607Z">
              <w:pPr/>
            </w:pPrChange>
          </w:pPr>
          <w:ins w:author="Kellyn Gorman" w:date="2023-03-28T15:17:00Z" w:id="46">
            <w:r w:rsidRPr="00581402">
              <w:rPr>
                <w:rStyle w:val="Hyperlink"/>
                <w:noProof/>
              </w:rPr>
            </w:r>
          </w:ins>
          <w:hyperlink w:anchor="_Toc1805448895">
            <w:r w:rsidRPr="46BF2A1A" w:rsidR="46BF2A1A">
              <w:rPr>
                <w:rStyle w:val="Hyperlink"/>
              </w:rPr>
              <w:t>Licensing and End-of-Life</w:t>
            </w:r>
            <w:ins w:author="Kellyn Gorman" w:date="2023-05-08T21:20:53.604Z" w:id="906619659">
              <w:r>
                <w:tab/>
              </w:r>
            </w:ins>
            <w:r>
              <w:fldChar w:fldCharType="begin"/>
            </w:r>
            <w:r>
              <w:instrText xml:space="preserve">PAGEREF _Toc1805448895 \h</w:instrText>
            </w:r>
            <w:r>
              <w:fldChar w:fldCharType="separate"/>
            </w:r>
            <w:r w:rsidRPr="46BF2A1A" w:rsidR="46BF2A1A">
              <w:rPr>
                <w:rStyle w:val="Hyperlink"/>
              </w:rPr>
              <w:t>16</w:t>
            </w:r>
            <w:r>
              <w:fldChar w:fldCharType="end"/>
            </w:r>
          </w:hyperlink>
        </w:p>
        <w:p w:rsidR="00946C82" w:rsidP="46BF2A1A" w:rsidRDefault="00946C82" w14:paraId="1960CC81" w14:textId="058D2247">
          <w:pPr>
            <w:pStyle w:val="TOC1"/>
            <w:tabs>
              <w:tab w:val="right" w:leader="dot" w:pos="9360"/>
            </w:tabs>
            <w:rPr>
              <w:rStyle w:val="Hyperlink"/>
              <w:noProof/>
              <w:kern w:val="0"/>
              <w14:ligatures w14:val="none"/>
            </w:rPr>
            <w:pPrChange w:author="Kellyn Gorman" w:date="2023-05-08T21:20:53.618Z">
              <w:pPr/>
            </w:pPrChange>
          </w:pPr>
          <w:ins w:author="Kellyn Gorman" w:date="2023-03-28T15:17:00Z" w:id="49">
            <w:r w:rsidRPr="00581402">
              <w:rPr>
                <w:rStyle w:val="Hyperlink"/>
                <w:noProof/>
              </w:rPr>
            </w:r>
          </w:ins>
          <w:hyperlink w:anchor="_Toc116692574">
            <w:r w:rsidRPr="46BF2A1A" w:rsidR="46BF2A1A">
              <w:rPr>
                <w:rStyle w:val="Hyperlink"/>
              </w:rPr>
              <w:t>ORACLE EXADATA END-OF-LIFE: BY APPLIANCE GENERATION</w:t>
            </w:r>
            <w:ins w:author="Kellyn Gorman" w:date="2023-05-08T21:20:53.614Z" w:id="436234563">
              <w:r>
                <w:tab/>
              </w:r>
            </w:ins>
            <w:r>
              <w:fldChar w:fldCharType="begin"/>
            </w:r>
            <w:r>
              <w:instrText xml:space="preserve">PAGEREF _Toc116692574 \h</w:instrText>
            </w:r>
            <w:r>
              <w:fldChar w:fldCharType="separate"/>
            </w:r>
            <w:r w:rsidRPr="46BF2A1A" w:rsidR="46BF2A1A">
              <w:rPr>
                <w:rStyle w:val="Hyperlink"/>
              </w:rPr>
              <w:t>17</w:t>
            </w:r>
            <w:r>
              <w:fldChar w:fldCharType="end"/>
            </w:r>
          </w:hyperlink>
        </w:p>
        <w:p w:rsidR="00946C82" w:rsidP="46BF2A1A" w:rsidRDefault="00946C82" w14:paraId="31922444" w14:textId="7AED883A">
          <w:pPr>
            <w:pStyle w:val="TOC1"/>
            <w:tabs>
              <w:tab w:val="right" w:leader="dot" w:pos="9360"/>
            </w:tabs>
            <w:rPr>
              <w:rStyle w:val="Hyperlink"/>
              <w:noProof/>
              <w:kern w:val="0"/>
              <w14:ligatures w14:val="none"/>
            </w:rPr>
            <w:pPrChange w:author="Kellyn Gorman" w:date="2023-05-08T21:20:53.627Z">
              <w:pPr/>
            </w:pPrChange>
          </w:pPr>
          <w:ins w:author="Kellyn Gorman" w:date="2023-03-28T15:17:00Z" w:id="52">
            <w:r w:rsidRPr="00581402">
              <w:rPr>
                <w:rStyle w:val="Hyperlink"/>
                <w:noProof/>
              </w:rPr>
            </w:r>
          </w:ins>
          <w:hyperlink w:anchor="_Toc446194451">
            <w:r w:rsidRPr="46BF2A1A" w:rsidR="46BF2A1A">
              <w:rPr>
                <w:rStyle w:val="Hyperlink"/>
              </w:rPr>
              <w:t>Running a POC or Pilot</w:t>
            </w:r>
            <w:ins w:author="Kellyn Gorman" w:date="2023-05-08T21:20:53.625Z" w:id="916229235">
              <w:r>
                <w:tab/>
              </w:r>
            </w:ins>
            <w:r>
              <w:fldChar w:fldCharType="begin"/>
            </w:r>
            <w:r>
              <w:instrText xml:space="preserve">PAGEREF _Toc446194451 \h</w:instrText>
            </w:r>
            <w:r>
              <w:fldChar w:fldCharType="separate"/>
            </w:r>
            <w:r w:rsidRPr="46BF2A1A" w:rsidR="46BF2A1A">
              <w:rPr>
                <w:rStyle w:val="Hyperlink"/>
              </w:rPr>
              <w:t>18</w:t>
            </w:r>
            <w:r>
              <w:fldChar w:fldCharType="end"/>
            </w:r>
          </w:hyperlink>
        </w:p>
        <w:p w:rsidR="00946C82" w:rsidP="46BF2A1A" w:rsidRDefault="00946C82" w14:paraId="4E860F68" w14:textId="1A94BB6A">
          <w:pPr>
            <w:pStyle w:val="TOC1"/>
            <w:tabs>
              <w:tab w:val="right" w:leader="dot" w:pos="9360"/>
            </w:tabs>
            <w:rPr>
              <w:rStyle w:val="Hyperlink"/>
              <w:noProof/>
              <w:kern w:val="0"/>
              <w14:ligatures w14:val="none"/>
            </w:rPr>
            <w:pPrChange w:author="Kellyn Gorman" w:date="2023-05-08T21:20:53.638Z">
              <w:pPr/>
            </w:pPrChange>
          </w:pPr>
          <w:ins w:author="Kellyn Gorman" w:date="2023-03-28T15:17:00Z" w:id="55">
            <w:r w:rsidRPr="00581402">
              <w:rPr>
                <w:rStyle w:val="Hyperlink"/>
                <w:noProof/>
              </w:rPr>
            </w:r>
          </w:ins>
          <w:hyperlink w:anchor="_Toc583673904">
            <w:r w:rsidRPr="46BF2A1A" w:rsidR="46BF2A1A">
              <w:rPr>
                <w:rStyle w:val="Hyperlink"/>
              </w:rPr>
              <w:t>The Migration</w:t>
            </w:r>
            <w:ins w:author="Kellyn Gorman" w:date="2023-05-08T21:20:53.633Z" w:id="1652603766">
              <w:r>
                <w:tab/>
              </w:r>
            </w:ins>
            <w:r>
              <w:fldChar w:fldCharType="begin"/>
            </w:r>
            <w:r>
              <w:instrText xml:space="preserve">PAGEREF _Toc583673904 \h</w:instrText>
            </w:r>
            <w:r>
              <w:fldChar w:fldCharType="separate"/>
            </w:r>
            <w:r w:rsidRPr="46BF2A1A" w:rsidR="46BF2A1A">
              <w:rPr>
                <w:rStyle w:val="Hyperlink"/>
              </w:rPr>
              <w:t>19</w:t>
            </w:r>
            <w:r>
              <w:fldChar w:fldCharType="end"/>
            </w:r>
          </w:hyperlink>
        </w:p>
        <w:p w:rsidR="00946C82" w:rsidP="46BF2A1A" w:rsidRDefault="00946C82" w14:paraId="0809E64C" w14:textId="7E576636">
          <w:pPr>
            <w:pStyle w:val="TOC1"/>
            <w:tabs>
              <w:tab w:val="right" w:leader="dot" w:pos="9360"/>
            </w:tabs>
            <w:rPr>
              <w:rStyle w:val="Hyperlink"/>
              <w:noProof/>
              <w:kern w:val="0"/>
              <w14:ligatures w14:val="none"/>
            </w:rPr>
            <w:pPrChange w:author="Kellyn Gorman" w:date="2023-05-08T21:20:53.651Z">
              <w:pPr/>
            </w:pPrChange>
          </w:pPr>
          <w:ins w:author="Kellyn Gorman" w:date="2023-03-28T15:17:00Z" w:id="58">
            <w:r w:rsidRPr="00581402">
              <w:rPr>
                <w:rStyle w:val="Hyperlink"/>
                <w:noProof/>
              </w:rPr>
            </w:r>
          </w:ins>
          <w:hyperlink w:anchor="_Toc828651717">
            <w:r w:rsidRPr="46BF2A1A" w:rsidR="46BF2A1A">
              <w:rPr>
                <w:rStyle w:val="Hyperlink"/>
              </w:rPr>
              <w:t>Post Migration Monitoring</w:t>
            </w:r>
            <w:ins w:author="Kellyn Gorman" w:date="2023-05-08T21:20:53.649Z" w:id="1525473414">
              <w:r>
                <w:tab/>
              </w:r>
            </w:ins>
            <w:r>
              <w:fldChar w:fldCharType="begin"/>
            </w:r>
            <w:r>
              <w:instrText xml:space="preserve">PAGEREF _Toc828651717 \h</w:instrText>
            </w:r>
            <w:r>
              <w:fldChar w:fldCharType="separate"/>
            </w:r>
            <w:r w:rsidRPr="46BF2A1A" w:rsidR="46BF2A1A">
              <w:rPr>
                <w:rStyle w:val="Hyperlink"/>
              </w:rPr>
              <w:t>20</w:t>
            </w:r>
            <w:r>
              <w:fldChar w:fldCharType="end"/>
            </w:r>
          </w:hyperlink>
        </w:p>
        <w:p w:rsidR="00946C82" w:rsidP="46BF2A1A" w:rsidRDefault="00946C82" w14:paraId="7ED49918" w14:textId="0315FE09">
          <w:pPr>
            <w:pStyle w:val="TOC2"/>
            <w:tabs>
              <w:tab w:val="right" w:leader="dot" w:pos="9360"/>
            </w:tabs>
            <w:rPr>
              <w:rStyle w:val="Hyperlink"/>
              <w:noProof/>
              <w:kern w:val="0"/>
              <w14:ligatures w14:val="none"/>
            </w:rPr>
            <w:pPrChange w:author="Kellyn Gorman" w:date="2023-05-08T21:20:53.658Z">
              <w:pPr/>
            </w:pPrChange>
          </w:pPr>
          <w:ins w:author="Kellyn Gorman" w:date="2023-03-28T15:17:00Z" w:id="61">
            <w:r w:rsidRPr="00581402">
              <w:rPr>
                <w:rStyle w:val="Hyperlink"/>
                <w:noProof/>
              </w:rPr>
            </w:r>
          </w:ins>
          <w:hyperlink w:anchor="_Toc80389902">
            <w:r w:rsidRPr="46BF2A1A" w:rsidR="46BF2A1A">
              <w:rPr>
                <w:rStyle w:val="Hyperlink"/>
              </w:rPr>
              <w:t>Top Checkpoints</w:t>
            </w:r>
            <w:ins w:author="Kellyn Gorman" w:date="2023-05-08T21:20:53.655Z" w:id="826334220">
              <w:r>
                <w:tab/>
              </w:r>
            </w:ins>
            <w:r>
              <w:fldChar w:fldCharType="begin"/>
            </w:r>
            <w:r>
              <w:instrText xml:space="preserve">PAGEREF _Toc80389902 \h</w:instrText>
            </w:r>
            <w:r>
              <w:fldChar w:fldCharType="separate"/>
            </w:r>
            <w:r w:rsidRPr="46BF2A1A" w:rsidR="46BF2A1A">
              <w:rPr>
                <w:rStyle w:val="Hyperlink"/>
              </w:rPr>
              <w:t>20</w:t>
            </w:r>
            <w:r>
              <w:fldChar w:fldCharType="end"/>
            </w:r>
          </w:hyperlink>
        </w:p>
        <w:p w:rsidR="00946C82" w:rsidP="46BF2A1A" w:rsidRDefault="00946C82" w14:paraId="3D02235B" w14:textId="3EB60E05">
          <w:pPr>
            <w:pStyle w:val="TOC1"/>
            <w:tabs>
              <w:tab w:val="right" w:leader="dot" w:pos="9360"/>
            </w:tabs>
            <w:rPr>
              <w:rStyle w:val="Hyperlink"/>
              <w:noProof/>
              <w:kern w:val="0"/>
              <w14:ligatures w14:val="none"/>
            </w:rPr>
            <w:pPrChange w:author="Kellyn Gorman" w:date="2023-05-08T21:20:53.666Z">
              <w:pPr/>
            </w:pPrChange>
          </w:pPr>
          <w:ins w:author="Kellyn Gorman" w:date="2023-03-28T15:17:00Z" w:id="64">
            <w:r w:rsidRPr="00581402">
              <w:rPr>
                <w:rStyle w:val="Hyperlink"/>
                <w:noProof/>
              </w:rPr>
            </w:r>
          </w:ins>
          <w:hyperlink w:anchor="_Toc1037044207">
            <w:r w:rsidRPr="46BF2A1A" w:rsidR="46BF2A1A">
              <w:rPr>
                <w:rStyle w:val="Hyperlink"/>
              </w:rPr>
              <w:t>Summary</w:t>
            </w:r>
            <w:ins w:author="Kellyn Gorman" w:date="2023-05-08T21:20:53.664Z" w:id="1328438197">
              <w:r>
                <w:tab/>
              </w:r>
            </w:ins>
            <w:r>
              <w:fldChar w:fldCharType="begin"/>
            </w:r>
            <w:r>
              <w:instrText xml:space="preserve">PAGEREF _Toc1037044207 \h</w:instrText>
            </w:r>
            <w:r>
              <w:fldChar w:fldCharType="separate"/>
            </w:r>
            <w:r w:rsidRPr="46BF2A1A" w:rsidR="46BF2A1A">
              <w:rPr>
                <w:rStyle w:val="Hyperlink"/>
              </w:rPr>
              <w:t>20</w:t>
            </w:r>
            <w:r>
              <w:fldChar w:fldCharType="end"/>
            </w:r>
          </w:hyperlink>
          <w:r>
            <w:fldChar w:fldCharType="end"/>
          </w:r>
        </w:p>
      </w:sdtContent>
    </w:sdt>
    <w:p w:rsidR="00DC17CF" w:rsidRDefault="00DC17CF" w14:paraId="4A4D0FB6" w14:textId="6DDB3679"/>
    <w:p w:rsidR="00C14AD7" w:rsidRDefault="00C14AD7" w14:paraId="3206D169" w14:textId="5C7F8C8D">
      <w:r>
        <w:br w:type="page"/>
      </w:r>
    </w:p>
    <w:p w:rsidRPr="00C14AD7" w:rsidR="00C14AD7" w:rsidRDefault="00C14AD7" w14:paraId="243FF170" w14:textId="77777777"/>
    <w:p w:rsidR="007467E1" w:rsidRDefault="007467E1" w14:paraId="490C49B1" w14:textId="270C7DF8">
      <w:commentRangeStart w:id="1233558962"/>
      <w:r w:rsidR="007467E1">
        <w:rPr/>
        <w:t>Exadata</w:t>
      </w:r>
      <w:commentRangeEnd w:id="1233558962"/>
      <w:r>
        <w:rPr>
          <w:rStyle w:val="CommentReference"/>
        </w:rPr>
        <w:commentReference w:id="1233558962"/>
      </w:r>
      <w:r w:rsidR="007467E1">
        <w:rPr/>
        <w:t xml:space="preserve"> is Oracle’s </w:t>
      </w:r>
      <w:r w:rsidR="00E61657">
        <w:rPr/>
        <w:t>top-of-the-line</w:t>
      </w:r>
      <w:r w:rsidR="007467E1">
        <w:rPr/>
        <w:t xml:space="preserve"> engineered system for Oracle database performance</w:t>
      </w:r>
      <w:r w:rsidR="007467E1">
        <w:rPr/>
        <w:t xml:space="preserve">.  </w:t>
      </w:r>
      <w:r w:rsidR="007467E1">
        <w:rPr/>
        <w:t xml:space="preserve">Oracle released the first Exadata in 2008 in conjunction with HP and </w:t>
      </w:r>
      <w:r w:rsidR="007467E1">
        <w:rPr/>
        <w:t>subsequent</w:t>
      </w:r>
      <w:r w:rsidR="007467E1">
        <w:rPr/>
        <w:t xml:space="preserve"> cloud solutions of Exadata Cloud Service (</w:t>
      </w:r>
      <w:r w:rsidR="007467E1">
        <w:rPr/>
        <w:t>ExaSC</w:t>
      </w:r>
      <w:r w:rsidR="007467E1">
        <w:rPr/>
        <w:t xml:space="preserve">) in 2015, followed by the Exadata </w:t>
      </w:r>
      <w:r w:rsidR="007467E1">
        <w:rPr/>
        <w:t>Cloud@Customer</w:t>
      </w:r>
      <w:r w:rsidR="007467E1">
        <w:rPr/>
        <w:t xml:space="preserve"> (</w:t>
      </w:r>
      <w:r w:rsidR="007467E1">
        <w:rPr/>
        <w:t>ExaCC</w:t>
      </w:r>
      <w:r w:rsidR="007467E1">
        <w:rPr/>
        <w:t>) in 2017</w:t>
      </w:r>
      <w:r w:rsidR="007467E1">
        <w:rPr/>
        <w:t xml:space="preserve">.  </w:t>
      </w:r>
    </w:p>
    <w:p w:rsidR="007467E1" w:rsidRDefault="007467E1" w14:paraId="2CDCDFBE" w14:textId="7592B593">
      <w:r>
        <w:t xml:space="preserve">Exadata is an engineered system, which means it is both hardware and software, combined </w:t>
      </w:r>
      <w:del w:author="Kellyn Gorman" w:date="2023-03-28T15:05:00Z" w:id="96">
        <w:r w:rsidDel="00DC2B54">
          <w:delText>to provide</w:delText>
        </w:r>
      </w:del>
      <w:ins w:author="Kellyn Gorman" w:date="2023-03-28T15:05:00Z" w:id="97">
        <w:r w:rsidR="00DC2B54">
          <w:t>with providing</w:t>
        </w:r>
      </w:ins>
      <w:r>
        <w:t xml:space="preserve"> a unified platform specifically for Oracle workloads.  Although Oracle will promote it for all Oracle databases, it primarily offers the most enhanced performance for OLAP (analytics) databases with limited benefits around RAC scalability and logging for OLTP.  The increase in performance around the engineered features, (which are outside of the hardware allocated to the version of Exadata) is highly dependent on the Oracle workload and the database design.  This is likely the most surprising aspect for database specialists once they become familiar with Oracle workload assessments</w:t>
      </w:r>
      <w:r w:rsidR="17240216">
        <w:t>- performance</w:t>
      </w:r>
      <w:r>
        <w:t xml:space="preserve"> benefits vary greatly.  This also impacts the database’s actual requirement to run on Exadata or “lock-in” when deciding on a cloud vendor.  </w:t>
      </w:r>
    </w:p>
    <w:p w:rsidR="007467E1" w:rsidRDefault="007467E1" w14:paraId="7BF7F560" w14:textId="2F29D58C">
      <w:r>
        <w:t xml:space="preserve">This white paper will discuss advanced Oracle engineered system features and </w:t>
      </w:r>
      <w:r w:rsidR="0024723A">
        <w:t xml:space="preserve">database concepts, hoping to identify when an Oracle database can lift and shift, or decouple from an Exadata to the Azure cloud.  </w:t>
      </w:r>
    </w:p>
    <w:p w:rsidR="00F65B22" w:rsidRDefault="00EE62E4" w14:paraId="3C18F3EE" w14:textId="370B65DD">
      <w:r>
        <w:t>In the overall Oracle universe, Exadata has been a highly over-sold solution.  Oracle has leveraged it as a “private cloud in a box”, a wa</w:t>
      </w:r>
      <w:r w:rsidR="001C35ED">
        <w:t xml:space="preserve">y to extend software past </w:t>
      </w:r>
      <w:r w:rsidR="00910BB8">
        <w:t>its</w:t>
      </w:r>
      <w:r w:rsidR="001C35ED">
        <w:t xml:space="preserve"> capabilities with a highly tuned hardware solution</w:t>
      </w:r>
      <w:r w:rsidR="00F65B22">
        <w:t xml:space="preserve"> and for some, a way to further their technical career.  </w:t>
      </w:r>
    </w:p>
    <w:p w:rsidR="004E2CA1" w:rsidRDefault="004E2CA1" w14:paraId="39CBAD82" w14:textId="369B0F25">
      <w:r>
        <w:t xml:space="preserve">As expensive as Oracle licensing is, Exadata will be a large percentage of the customer’s infrastructure investment, and to justify that investment, </w:t>
      </w:r>
      <w:r w:rsidR="00910BB8">
        <w:t>most of the Oracle data estate will be targeted to run on the engineered system once deployed.</w:t>
      </w:r>
    </w:p>
    <w:p w:rsidR="00F65B22" w:rsidRDefault="00F65B22" w14:paraId="3ABD4916" w14:textId="6988049F">
      <w:pPr>
        <w:rPr>
          <w:ins w:author="Kellyn Gorman" w:date="2023-03-28T15:13:00Z" w:id="98"/>
        </w:rPr>
      </w:pPr>
      <w:r>
        <w:rPr>
          <w:noProof/>
        </w:rPr>
        <w:drawing>
          <wp:inline distT="0" distB="0" distL="0" distR="0" wp14:anchorId="2226243A" wp14:editId="647FDE28">
            <wp:extent cx="7784123" cy="4378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7807148" cy="4391521"/>
                    </a:xfrm>
                    <a:prstGeom prst="rect">
                      <a:avLst/>
                    </a:prstGeom>
                  </pic:spPr>
                </pic:pic>
              </a:graphicData>
            </a:graphic>
          </wp:inline>
        </w:drawing>
      </w:r>
    </w:p>
    <w:p w:rsidRPr="00F43088" w:rsidR="00D2694A" w:rsidRDefault="00F43088" w14:paraId="79306EBA" w14:textId="6DBFD50A">
      <w:pPr>
        <w:rPr>
          <w:rStyle w:val="IntenseEmphasis"/>
          <w:rPrChange w:author="Kellyn Gorman" w:date="2023-03-28T15:14:00Z" w:id="99">
            <w:rPr/>
          </w:rPrChange>
        </w:rPr>
      </w:pPr>
      <w:ins w:author="Kellyn Gorman" w:date="2023-03-28T15:13:00Z" w:id="100">
        <w:r w:rsidRPr="00F43088">
          <w:rPr>
            <w:rStyle w:val="IntenseEmphasis"/>
            <w:rPrChange w:author="Kellyn Gorman" w:date="2023-03-28T15:14:00Z" w:id="101">
              <w:rPr/>
            </w:rPrChange>
          </w:rPr>
          <w:t>How much</w:t>
        </w:r>
      </w:ins>
      <w:ins w:author="Kellyn Gorman" w:date="2023-03-28T15:14:00Z" w:id="102">
        <w:r>
          <w:rPr>
            <w:rStyle w:val="IntenseEmphasis"/>
          </w:rPr>
          <w:t xml:space="preserve"> Oracle on Exadata can</w:t>
        </w:r>
        <w:r w:rsidRPr="00F43088">
          <w:rPr>
            <w:rStyle w:val="IntenseEmphasis"/>
            <w:rPrChange w:author="Kellyn Gorman" w:date="2023-03-28T15:14:00Z" w:id="103">
              <w:rPr/>
            </w:rPrChange>
          </w:rPr>
          <w:t xml:space="preserve"> migrate to Azure?</w:t>
        </w:r>
      </w:ins>
    </w:p>
    <w:p w:rsidR="0024723A" w:rsidP="00B77557" w:rsidRDefault="0024723A" w14:paraId="72F22B5B" w14:textId="0E6DCEAE">
      <w:pPr>
        <w:pStyle w:val="Heading1"/>
      </w:pPr>
      <w:bookmarkStart w:name="_Toc130909061" w:id="104"/>
      <w:bookmarkStart w:name="_Toc540860214" w:id="1866724170"/>
      <w:r w:rsidR="0024723A">
        <w:rPr/>
        <w:t>Exadata Release Versions</w:t>
      </w:r>
      <w:bookmarkEnd w:id="104"/>
      <w:bookmarkEnd w:id="1866724170"/>
    </w:p>
    <w:p w:rsidR="0024723A" w:rsidRDefault="0024723A" w14:paraId="6E8106B6" w14:textId="6B8A7566">
      <w:r w:rsidR="0024723A">
        <w:rPr/>
        <w:t xml:space="preserve">Customers are regularly migrating </w:t>
      </w:r>
      <w:r w:rsidR="00910BB8">
        <w:rPr/>
        <w:t>off</w:t>
      </w:r>
      <w:r w:rsidR="0024723A">
        <w:rPr/>
        <w:t xml:space="preserve"> end-of-life Exadata systems and want to understand the impact, especially if they can migrate to a public cloud</w:t>
      </w:r>
      <w:r w:rsidR="0024723A">
        <w:rPr/>
        <w:t xml:space="preserve">.  </w:t>
      </w:r>
      <w:r w:rsidR="0024723A">
        <w:rPr/>
        <w:t xml:space="preserve">Knowing </w:t>
      </w:r>
      <w:r w:rsidR="008F5D69">
        <w:rPr/>
        <w:t xml:space="preserve">about the </w:t>
      </w:r>
      <w:r w:rsidR="008F5D69">
        <w:rPr/>
        <w:t>different features</w:t>
      </w:r>
      <w:r w:rsidR="008F5D69">
        <w:rPr/>
        <w:t xml:space="preserve"> included in Exadata models can help understand how much potential decoupling may be </w:t>
      </w:r>
      <w:r w:rsidR="008F5D69">
        <w:rPr/>
        <w:t>required</w:t>
      </w:r>
      <w:r w:rsidR="008F5D69">
        <w:rPr/>
        <w:t xml:space="preserve"> to migrate the workload</w:t>
      </w:r>
      <w:r w:rsidR="008F5D69">
        <w:rPr/>
        <w:t>.</w:t>
      </w:r>
      <w:r w:rsidR="002C6F12">
        <w:rPr/>
        <w:t xml:space="preserve">  </w:t>
      </w:r>
      <w:r w:rsidR="002C6F12">
        <w:rPr/>
        <w:t xml:space="preserve">The table below </w:t>
      </w:r>
      <w:commentRangeStart w:id="1570748710"/>
      <w:commentRangeStart w:id="159088164"/>
      <w:r w:rsidR="002C6F12">
        <w:rPr/>
        <w:t>is</w:t>
      </w:r>
      <w:commentRangeEnd w:id="1570748710"/>
      <w:r>
        <w:rPr>
          <w:rStyle w:val="CommentReference"/>
        </w:rPr>
        <w:commentReference w:id="1570748710"/>
      </w:r>
      <w:commentRangeEnd w:id="159088164"/>
      <w:r>
        <w:rPr>
          <w:rStyle w:val="CommentReference"/>
        </w:rPr>
        <w:commentReference w:id="159088164"/>
      </w:r>
      <w:r w:rsidR="002C6F12">
        <w:rPr/>
        <w:t xml:space="preserve"> when features were </w:t>
      </w:r>
      <w:r w:rsidR="318F2094">
        <w:rPr/>
        <w:t>introduced and</w:t>
      </w:r>
      <w:r w:rsidR="00B06720">
        <w:rPr/>
        <w:t xml:space="preserve"> increases in each Exadata model release.</w:t>
      </w:r>
    </w:p>
    <w:tbl>
      <w:tblPr>
        <w:tblStyle w:val="TableGrid"/>
        <w:tblW w:w="11872" w:type="dxa"/>
        <w:tblLook w:val="04A0" w:firstRow="1" w:lastRow="0" w:firstColumn="1" w:lastColumn="0" w:noHBand="0" w:noVBand="1"/>
        <w:tblPrChange w:author="Kellyn Gorman" w:date="2023-03-28T14:56:00Z" w:id="105">
          <w:tblPr>
            <w:tblStyle w:val="TableGrid"/>
            <w:tblW w:w="8902" w:type="dxa"/>
            <w:tblLook w:val="04A0" w:firstRow="1" w:lastRow="0" w:firstColumn="1" w:lastColumn="0" w:noHBand="0" w:noVBand="1"/>
          </w:tblPr>
        </w:tblPrChange>
      </w:tblPr>
      <w:tblGrid>
        <w:gridCol w:w="1162"/>
        <w:gridCol w:w="4860"/>
        <w:gridCol w:w="5850"/>
        <w:tblGridChange w:id="106">
          <w:tblGrid>
            <w:gridCol w:w="1162"/>
            <w:gridCol w:w="3600"/>
            <w:gridCol w:w="4140"/>
          </w:tblGrid>
        </w:tblGridChange>
      </w:tblGrid>
      <w:tr w:rsidR="0024723A" w:rsidTr="00B812B4" w14:paraId="1F580F78" w14:textId="77777777">
        <w:tc>
          <w:tcPr>
            <w:tcW w:w="1162" w:type="dxa"/>
            <w:shd w:val="clear" w:color="auto" w:fill="AEAAAA" w:themeFill="background2" w:themeFillShade="BF"/>
            <w:tcPrChange w:author="Kellyn Gorman" w:date="2023-03-28T14:56:00Z" w:id="107">
              <w:tcPr>
                <w:tcW w:w="1162" w:type="dxa"/>
                <w:shd w:val="clear" w:color="auto" w:fill="AEAAAA" w:themeFill="background2" w:themeFillShade="BF"/>
              </w:tcPr>
            </w:tcPrChange>
          </w:tcPr>
          <w:p w:rsidR="0024723A" w:rsidRDefault="0024723A" w14:paraId="786C4362" w14:textId="1C29B79A">
            <w:r>
              <w:t>Exadata Release and Model</w:t>
            </w:r>
          </w:p>
        </w:tc>
        <w:tc>
          <w:tcPr>
            <w:tcW w:w="4860" w:type="dxa"/>
            <w:shd w:val="clear" w:color="auto" w:fill="AEAAAA" w:themeFill="background2" w:themeFillShade="BF"/>
            <w:tcPrChange w:author="Kellyn Gorman" w:date="2023-03-28T14:56:00Z" w:id="108">
              <w:tcPr>
                <w:tcW w:w="3600" w:type="dxa"/>
                <w:shd w:val="clear" w:color="auto" w:fill="AEAAAA" w:themeFill="background2" w:themeFillShade="BF"/>
              </w:tcPr>
            </w:tcPrChange>
          </w:tcPr>
          <w:p w:rsidRPr="00173DD4" w:rsidR="0024723A" w:rsidRDefault="0024723A" w14:paraId="6C61EC0D" w14:textId="5D2DE9DB">
            <w:pPr>
              <w:rPr>
                <w:rFonts w:ascii="Arial" w:hAnsi="Arial" w:cs="Arial"/>
                <w:sz w:val="20"/>
                <w:szCs w:val="20"/>
              </w:rPr>
            </w:pPr>
            <w:r w:rsidRPr="00173DD4">
              <w:rPr>
                <w:rFonts w:ascii="Arial" w:hAnsi="Arial" w:cs="Arial"/>
                <w:sz w:val="20"/>
                <w:szCs w:val="20"/>
              </w:rPr>
              <w:t>Software Features</w:t>
            </w:r>
          </w:p>
        </w:tc>
        <w:tc>
          <w:tcPr>
            <w:tcW w:w="5850" w:type="dxa"/>
            <w:shd w:val="clear" w:color="auto" w:fill="AEAAAA" w:themeFill="background2" w:themeFillShade="BF"/>
            <w:tcPrChange w:author="Kellyn Gorman" w:date="2023-03-28T14:56:00Z" w:id="109">
              <w:tcPr>
                <w:tcW w:w="4140" w:type="dxa"/>
                <w:shd w:val="clear" w:color="auto" w:fill="AEAAAA" w:themeFill="background2" w:themeFillShade="BF"/>
              </w:tcPr>
            </w:tcPrChange>
          </w:tcPr>
          <w:p w:rsidRPr="00173DD4" w:rsidR="0024723A" w:rsidRDefault="0024723A" w14:paraId="03A9ACD5" w14:textId="0DCA783D">
            <w:pPr>
              <w:rPr>
                <w:rFonts w:ascii="Arial" w:hAnsi="Arial" w:cs="Arial"/>
                <w:sz w:val="20"/>
                <w:szCs w:val="20"/>
              </w:rPr>
            </w:pPr>
            <w:r w:rsidRPr="00173DD4">
              <w:rPr>
                <w:rFonts w:ascii="Arial" w:hAnsi="Arial" w:cs="Arial"/>
                <w:sz w:val="20"/>
                <w:szCs w:val="20"/>
              </w:rPr>
              <w:t>Hardware Features</w:t>
            </w:r>
          </w:p>
        </w:tc>
      </w:tr>
      <w:tr w:rsidR="0024723A" w:rsidTr="00B812B4" w14:paraId="0B707868" w14:textId="77777777">
        <w:tc>
          <w:tcPr>
            <w:tcW w:w="1162" w:type="dxa"/>
            <w:shd w:val="clear" w:color="auto" w:fill="B4C6E7" w:themeFill="accent1" w:themeFillTint="66"/>
            <w:tcPrChange w:author="Kellyn Gorman" w:date="2023-03-28T14:56:00Z" w:id="110">
              <w:tcPr>
                <w:tcW w:w="1162" w:type="dxa"/>
                <w:shd w:val="clear" w:color="auto" w:fill="B4C6E7" w:themeFill="accent1" w:themeFillTint="66"/>
              </w:tcPr>
            </w:tcPrChange>
          </w:tcPr>
          <w:p w:rsidRPr="00173DD4" w:rsidR="0024723A" w:rsidRDefault="0024723A" w14:paraId="105628E4" w14:textId="6A5BD058">
            <w:pPr>
              <w:rPr>
                <w:rFonts w:cstheme="minorHAnsi"/>
                <w:b/>
                <w:bCs/>
                <w:sz w:val="20"/>
                <w:szCs w:val="20"/>
              </w:rPr>
            </w:pPr>
            <w:r w:rsidRPr="00173DD4">
              <w:rPr>
                <w:rFonts w:cstheme="minorHAnsi"/>
                <w:b/>
                <w:bCs/>
                <w:sz w:val="20"/>
                <w:szCs w:val="20"/>
              </w:rPr>
              <w:t>X5</w:t>
            </w:r>
          </w:p>
        </w:tc>
        <w:tc>
          <w:tcPr>
            <w:tcW w:w="4860" w:type="dxa"/>
            <w:shd w:val="clear" w:color="auto" w:fill="D9E2F3" w:themeFill="accent1" w:themeFillTint="33"/>
            <w:tcPrChange w:author="Kellyn Gorman" w:date="2023-03-28T14:56:00Z" w:id="111">
              <w:tcPr>
                <w:tcW w:w="3600" w:type="dxa"/>
                <w:shd w:val="clear" w:color="auto" w:fill="D9E2F3" w:themeFill="accent1" w:themeFillTint="33"/>
              </w:tcPr>
            </w:tcPrChange>
          </w:tcPr>
          <w:p w:rsidRPr="00173DD4" w:rsidR="0024723A" w:rsidRDefault="00A86227" w14:paraId="546B7271" w14:textId="59154088">
            <w:pPr>
              <w:rPr>
                <w:rFonts w:ascii="Arial" w:hAnsi="Arial" w:cs="Arial"/>
                <w:sz w:val="20"/>
                <w:szCs w:val="20"/>
              </w:rPr>
            </w:pPr>
            <w:r w:rsidRPr="00173DD4">
              <w:rPr>
                <w:rFonts w:ascii="Arial" w:hAnsi="Arial" w:cs="Arial"/>
                <w:sz w:val="20"/>
                <w:szCs w:val="20"/>
              </w:rPr>
              <w:t>Smart Flash Cache</w:t>
            </w:r>
          </w:p>
        </w:tc>
        <w:tc>
          <w:tcPr>
            <w:tcW w:w="5850" w:type="dxa"/>
            <w:shd w:val="clear" w:color="auto" w:fill="D9E2F3" w:themeFill="accent1" w:themeFillTint="33"/>
            <w:tcPrChange w:author="Kellyn Gorman" w:date="2023-03-28T14:56:00Z" w:id="112">
              <w:tcPr>
                <w:tcW w:w="4140" w:type="dxa"/>
                <w:shd w:val="clear" w:color="auto" w:fill="D9E2F3" w:themeFill="accent1" w:themeFillTint="33"/>
              </w:tcPr>
            </w:tcPrChange>
          </w:tcPr>
          <w:p w:rsidRPr="00173DD4" w:rsidR="0024723A" w:rsidRDefault="00A86227" w14:paraId="39123B0F" w14:textId="21422C6E">
            <w:pPr>
              <w:rPr>
                <w:rFonts w:ascii="Arial" w:hAnsi="Arial" w:cs="Arial"/>
                <w:sz w:val="20"/>
                <w:szCs w:val="20"/>
              </w:rPr>
            </w:pPr>
            <w:r w:rsidRPr="00173DD4">
              <w:rPr>
                <w:rFonts w:ascii="Arial" w:hAnsi="Arial" w:cs="Arial"/>
                <w:sz w:val="20"/>
                <w:szCs w:val="20"/>
              </w:rPr>
              <w:t xml:space="preserve"> </w:t>
            </w:r>
            <w:r w:rsidRPr="00173DD4" w:rsidR="00E5432E">
              <w:rPr>
                <w:rFonts w:ascii="Arial" w:hAnsi="Arial" w:eastAsia="Times New Roman" w:cs="Arial"/>
                <w:color w:val="202122"/>
                <w:kern w:val="0"/>
                <w:sz w:val="20"/>
                <w:szCs w:val="20"/>
                <w14:ligatures w14:val="none"/>
              </w:rPr>
              <w:t>InfiniBand</w:t>
            </w:r>
          </w:p>
        </w:tc>
      </w:tr>
      <w:tr w:rsidRPr="0024723A" w:rsidR="00A86227" w:rsidTr="00B812B4" w14:paraId="7834A35D" w14:textId="305B6FC4">
        <w:trPr>
          <w:trHeight w:val="485"/>
          <w:trPrChange w:author="Kellyn Gorman" w:date="2023-03-28T14:56:00Z" w:id="113">
            <w:trPr>
              <w:trHeight w:val="485"/>
            </w:trPr>
          </w:trPrChange>
        </w:trPr>
        <w:tc>
          <w:tcPr>
            <w:tcW w:w="1162" w:type="dxa"/>
            <w:hideMark/>
            <w:tcPrChange w:author="Kellyn Gorman" w:date="2023-03-28T14:56:00Z" w:id="114">
              <w:tcPr>
                <w:tcW w:w="1162" w:type="dxa"/>
                <w:hideMark/>
              </w:tcPr>
            </w:tcPrChange>
          </w:tcPr>
          <w:p w:rsidRPr="000F7553" w:rsidR="0024723A" w:rsidP="0024723A" w:rsidRDefault="0024723A" w14:paraId="351CDB64" w14:textId="4F29394F">
            <w:pPr>
              <w:spacing w:before="240" w:after="240"/>
              <w:rPr>
                <w:rFonts w:eastAsia="Times New Roman" w:cstheme="minorHAnsi"/>
                <w:b/>
                <w:bCs/>
                <w:color w:val="202122"/>
                <w:kern w:val="0"/>
                <w:sz w:val="20"/>
                <w:szCs w:val="20"/>
                <w14:ligatures w14:val="none"/>
              </w:rPr>
            </w:pPr>
          </w:p>
        </w:tc>
        <w:tc>
          <w:tcPr>
            <w:tcW w:w="4860" w:type="dxa"/>
            <w:shd w:val="clear" w:color="auto" w:fill="D9E2F3" w:themeFill="accent1" w:themeFillTint="33"/>
            <w:hideMark/>
            <w:tcPrChange w:author="Kellyn Gorman" w:date="2023-03-28T14:56:00Z" w:id="115">
              <w:tcPr>
                <w:tcW w:w="3600" w:type="dxa"/>
                <w:shd w:val="clear" w:color="auto" w:fill="D9E2F3" w:themeFill="accent1" w:themeFillTint="33"/>
                <w:hideMark/>
              </w:tcPr>
            </w:tcPrChange>
          </w:tcPr>
          <w:p w:rsidRPr="00173DD4" w:rsidR="0024723A" w:rsidP="0024723A" w:rsidRDefault="00A86227" w14:paraId="2F1949E5" w14:textId="546C74D6">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 xml:space="preserve"> </w:t>
            </w:r>
            <w:r w:rsidRPr="00173DD4" w:rsidR="00E5432E">
              <w:rPr>
                <w:rFonts w:ascii="Arial" w:hAnsi="Arial" w:eastAsia="Times New Roman" w:cs="Arial"/>
                <w:color w:val="202122"/>
                <w:kern w:val="0"/>
                <w:sz w:val="20"/>
                <w:szCs w:val="20"/>
                <w14:ligatures w14:val="none"/>
              </w:rPr>
              <w:t>Bloom filters</w:t>
            </w:r>
          </w:p>
        </w:tc>
        <w:tc>
          <w:tcPr>
            <w:tcW w:w="5850" w:type="dxa"/>
            <w:shd w:val="clear" w:color="auto" w:fill="D9E2F3" w:themeFill="accent1" w:themeFillTint="33"/>
            <w:tcPrChange w:author="Kellyn Gorman" w:date="2023-03-28T14:56:00Z" w:id="116">
              <w:tcPr>
                <w:tcW w:w="4140" w:type="dxa"/>
                <w:shd w:val="clear" w:color="auto" w:fill="D9E2F3" w:themeFill="accent1" w:themeFillTint="33"/>
              </w:tcPr>
            </w:tcPrChange>
          </w:tcPr>
          <w:p w:rsidRPr="00173DD4" w:rsidR="0024723A" w:rsidP="0024723A" w:rsidRDefault="00A86227" w14:paraId="3EDB8BF8" w14:textId="606FC89E">
            <w:pPr>
              <w:rPr>
                <w:rFonts w:ascii="Arial" w:hAnsi="Arial" w:eastAsia="Times New Roman" w:cs="Arial"/>
                <w:kern w:val="0"/>
                <w:sz w:val="20"/>
                <w:szCs w:val="20"/>
                <w14:ligatures w14:val="none"/>
              </w:rPr>
            </w:pPr>
            <w:r w:rsidRPr="00173DD4">
              <w:rPr>
                <w:rFonts w:ascii="Arial" w:hAnsi="Arial" w:eastAsia="Times New Roman" w:cs="Arial"/>
                <w:color w:val="202122"/>
                <w:kern w:val="0"/>
                <w:sz w:val="20"/>
                <w:szCs w:val="20"/>
                <w14:ligatures w14:val="none"/>
              </w:rPr>
              <w:t xml:space="preserve"> </w:t>
            </w:r>
            <w:r w:rsidRPr="00173DD4" w:rsidR="00E5432E">
              <w:rPr>
                <w:rFonts w:ascii="Arial" w:hAnsi="Arial" w:eastAsia="Times New Roman" w:cs="Arial"/>
                <w:color w:val="202122"/>
                <w:kern w:val="0"/>
                <w:sz w:val="20"/>
                <w:szCs w:val="20"/>
                <w14:ligatures w14:val="none"/>
              </w:rPr>
              <w:t>All-flash storage server option</w:t>
            </w:r>
          </w:p>
        </w:tc>
      </w:tr>
      <w:tr w:rsidRPr="0024723A" w:rsidR="00E5432E" w:rsidTr="00B812B4" w14:paraId="494379C2" w14:textId="77777777">
        <w:trPr>
          <w:trHeight w:val="395"/>
          <w:trPrChange w:author="Kellyn Gorman" w:date="2023-03-28T14:56:00Z" w:id="117">
            <w:trPr>
              <w:trHeight w:val="395"/>
            </w:trPr>
          </w:trPrChange>
        </w:trPr>
        <w:tc>
          <w:tcPr>
            <w:tcW w:w="1162" w:type="dxa"/>
            <w:hideMark/>
            <w:tcPrChange w:author="Kellyn Gorman" w:date="2023-03-28T14:56:00Z" w:id="118">
              <w:tcPr>
                <w:tcW w:w="1162" w:type="dxa"/>
                <w:hideMark/>
              </w:tcPr>
            </w:tcPrChange>
          </w:tcPr>
          <w:p w:rsidRPr="0024723A" w:rsidR="00E5432E" w:rsidP="00E5432E" w:rsidRDefault="00E5432E" w14:paraId="166C2A70" w14:textId="77777777">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19">
              <w:tcPr>
                <w:tcW w:w="3600" w:type="dxa"/>
                <w:shd w:val="clear" w:color="auto" w:fill="D9E2F3" w:themeFill="accent1" w:themeFillTint="33"/>
                <w:hideMark/>
              </w:tcPr>
            </w:tcPrChange>
          </w:tcPr>
          <w:p w:rsidRPr="00173DD4" w:rsidR="00E5432E" w:rsidP="00E5432E" w:rsidRDefault="00E5432E" w14:paraId="4EA4C3B5" w14:textId="3002CB71">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IO Resource Manager</w:t>
            </w:r>
          </w:p>
        </w:tc>
        <w:tc>
          <w:tcPr>
            <w:tcW w:w="5850" w:type="dxa"/>
            <w:shd w:val="clear" w:color="auto" w:fill="D9E2F3" w:themeFill="accent1" w:themeFillTint="33"/>
            <w:hideMark/>
            <w:tcPrChange w:author="Kellyn Gorman" w:date="2023-03-28T14:56:00Z" w:id="120">
              <w:tcPr>
                <w:tcW w:w="4140" w:type="dxa"/>
                <w:shd w:val="clear" w:color="auto" w:fill="D9E2F3" w:themeFill="accent1" w:themeFillTint="33"/>
                <w:hideMark/>
              </w:tcPr>
            </w:tcPrChange>
          </w:tcPr>
          <w:p w:rsidRPr="00173DD4" w:rsidR="00E5432E" w:rsidP="00E5432E" w:rsidRDefault="00E5432E" w14:paraId="21F4D95D" w14:textId="0BA70D70">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InfiniBand</w:t>
            </w:r>
          </w:p>
        </w:tc>
      </w:tr>
      <w:tr w:rsidRPr="0024723A" w:rsidR="00852CC2" w:rsidTr="00B812B4" w14:paraId="45CB32B8" w14:textId="77777777">
        <w:tc>
          <w:tcPr>
            <w:tcW w:w="1162" w:type="dxa"/>
            <w:shd w:val="clear" w:color="auto" w:fill="B4C6E7" w:themeFill="accent1" w:themeFillTint="66"/>
            <w:hideMark/>
            <w:tcPrChange w:author="Kellyn Gorman" w:date="2023-03-28T14:56:00Z" w:id="121">
              <w:tcPr>
                <w:tcW w:w="1162" w:type="dxa"/>
                <w:shd w:val="clear" w:color="auto" w:fill="B4C6E7" w:themeFill="accent1" w:themeFillTint="66"/>
                <w:hideMark/>
              </w:tcPr>
            </w:tcPrChange>
          </w:tcPr>
          <w:p w:rsidRPr="000F7553" w:rsidR="00852CC2" w:rsidP="00E5432E" w:rsidRDefault="00852CC2" w14:paraId="25AAB93D" w14:textId="365B071A">
            <w:pPr>
              <w:spacing w:before="240" w:after="240"/>
              <w:rPr>
                <w:rFonts w:eastAsia="Times New Roman" w:cstheme="minorHAnsi"/>
                <w:b/>
                <w:bCs/>
                <w:color w:val="202122"/>
                <w:kern w:val="0"/>
                <w:sz w:val="20"/>
                <w:szCs w:val="20"/>
                <w14:ligatures w14:val="none"/>
              </w:rPr>
            </w:pPr>
            <w:r w:rsidRPr="000F7553">
              <w:rPr>
                <w:rFonts w:eastAsia="Times New Roman" w:cstheme="minorHAnsi"/>
                <w:b/>
                <w:bCs/>
                <w:color w:val="202122"/>
                <w:kern w:val="0"/>
                <w:sz w:val="20"/>
                <w:szCs w:val="20"/>
                <w14:ligatures w14:val="none"/>
              </w:rPr>
              <w:t>X6</w:t>
            </w:r>
          </w:p>
        </w:tc>
        <w:tc>
          <w:tcPr>
            <w:tcW w:w="4860" w:type="dxa"/>
            <w:shd w:val="clear" w:color="auto" w:fill="D9E2F3" w:themeFill="accent1" w:themeFillTint="33"/>
            <w:hideMark/>
            <w:tcPrChange w:author="Kellyn Gorman" w:date="2023-03-28T14:56:00Z" w:id="122">
              <w:tcPr>
                <w:tcW w:w="3600" w:type="dxa"/>
                <w:shd w:val="clear" w:color="auto" w:fill="D9E2F3" w:themeFill="accent1" w:themeFillTint="33"/>
                <w:hideMark/>
              </w:tcPr>
            </w:tcPrChange>
          </w:tcPr>
          <w:p w:rsidRPr="00173DD4" w:rsidR="00852CC2" w:rsidP="00E5432E" w:rsidRDefault="00852CC2" w14:paraId="219119C0" w14:textId="01F664AF">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Exafusion direct-to-wire OLTP protocol</w:t>
            </w:r>
          </w:p>
        </w:tc>
        <w:tc>
          <w:tcPr>
            <w:tcW w:w="5850" w:type="dxa"/>
            <w:shd w:val="clear" w:color="auto" w:fill="D9E2F3" w:themeFill="accent1" w:themeFillTint="33"/>
            <w:hideMark/>
            <w:tcPrChange w:author="Kellyn Gorman" w:date="2023-03-28T14:56:00Z" w:id="123">
              <w:tcPr>
                <w:tcW w:w="4140" w:type="dxa"/>
                <w:shd w:val="clear" w:color="auto" w:fill="D9E2F3" w:themeFill="accent1" w:themeFillTint="33"/>
                <w:hideMark/>
              </w:tcPr>
            </w:tcPrChange>
          </w:tcPr>
          <w:p w:rsidRPr="00173DD4" w:rsidR="00852CC2" w:rsidP="00E5432E" w:rsidRDefault="00852CC2" w14:paraId="5695A441" w14:textId="7E5C97C5">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2x increase in flash capacity</w:t>
            </w:r>
          </w:p>
        </w:tc>
      </w:tr>
      <w:tr w:rsidRPr="0024723A" w:rsidR="00852CC2" w:rsidTr="00B812B4" w14:paraId="65200F31" w14:textId="77777777">
        <w:tc>
          <w:tcPr>
            <w:tcW w:w="1162" w:type="dxa"/>
            <w:hideMark/>
            <w:tcPrChange w:author="Kellyn Gorman" w:date="2023-03-28T14:56:00Z" w:id="124">
              <w:tcPr>
                <w:tcW w:w="1162" w:type="dxa"/>
                <w:hideMark/>
              </w:tcPr>
            </w:tcPrChange>
          </w:tcPr>
          <w:p w:rsidRPr="0024723A" w:rsidR="00852CC2" w:rsidP="00852CC2" w:rsidRDefault="00852CC2" w14:paraId="1F65A645" w14:textId="0EE0E068">
            <w:pPr>
              <w:spacing w:before="240" w:after="240"/>
              <w:rPr>
                <w:rFonts w:eastAsia="Times New Roman" w:cstheme="minorHAnsi"/>
                <w:color w:val="202122"/>
                <w:kern w:val="0"/>
                <w:sz w:val="20"/>
                <w:szCs w:val="20"/>
                <w14:ligatures w14:val="none"/>
              </w:rPr>
            </w:pPr>
            <w:r>
              <w:rPr>
                <w:rFonts w:eastAsia="Times New Roman" w:cstheme="minorHAnsi"/>
                <w:color w:val="202122"/>
                <w:kern w:val="0"/>
                <w:sz w:val="20"/>
                <w:szCs w:val="20"/>
                <w14:ligatures w14:val="none"/>
              </w:rPr>
              <w:t xml:space="preserve">  </w:t>
            </w:r>
          </w:p>
        </w:tc>
        <w:tc>
          <w:tcPr>
            <w:tcW w:w="4860" w:type="dxa"/>
            <w:shd w:val="clear" w:color="auto" w:fill="D9E2F3" w:themeFill="accent1" w:themeFillTint="33"/>
            <w:hideMark/>
            <w:tcPrChange w:author="Kellyn Gorman" w:date="2023-03-28T14:56:00Z" w:id="125">
              <w:tcPr>
                <w:tcW w:w="3600" w:type="dxa"/>
                <w:shd w:val="clear" w:color="auto" w:fill="D9E2F3" w:themeFill="accent1" w:themeFillTint="33"/>
                <w:hideMark/>
              </w:tcPr>
            </w:tcPrChange>
          </w:tcPr>
          <w:p w:rsidRPr="00173DD4" w:rsidR="00852CC2" w:rsidP="00852CC2" w:rsidRDefault="00852CC2" w14:paraId="19A86E59" w14:textId="4E785816">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Smart Fusion Block Transfer</w:t>
            </w:r>
          </w:p>
        </w:tc>
        <w:tc>
          <w:tcPr>
            <w:tcW w:w="5850" w:type="dxa"/>
            <w:shd w:val="clear" w:color="auto" w:fill="D9E2F3" w:themeFill="accent1" w:themeFillTint="33"/>
            <w:hideMark/>
            <w:tcPrChange w:author="Kellyn Gorman" w:date="2023-03-28T14:56:00Z" w:id="126">
              <w:tcPr>
                <w:tcW w:w="4140" w:type="dxa"/>
                <w:shd w:val="clear" w:color="auto" w:fill="D9E2F3" w:themeFill="accent1" w:themeFillTint="33"/>
                <w:hideMark/>
              </w:tcPr>
            </w:tcPrChange>
          </w:tcPr>
          <w:p w:rsidRPr="00173DD4" w:rsidR="00852CC2" w:rsidP="00852CC2" w:rsidRDefault="00852CC2" w14:paraId="6D9E1888" w14:textId="02CD8B3C">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10% increase in compute cores</w:t>
            </w:r>
          </w:p>
        </w:tc>
      </w:tr>
      <w:tr w:rsidRPr="0024723A" w:rsidR="00852CC2" w:rsidTr="00B812B4" w14:paraId="0CA2A0A0" w14:textId="77777777">
        <w:trPr>
          <w:trHeight w:val="242"/>
          <w:trPrChange w:author="Kellyn Gorman" w:date="2023-03-28T14:56:00Z" w:id="127">
            <w:trPr>
              <w:trHeight w:val="242"/>
            </w:trPr>
          </w:trPrChange>
        </w:trPr>
        <w:tc>
          <w:tcPr>
            <w:tcW w:w="1162" w:type="dxa"/>
            <w:tcPrChange w:author="Kellyn Gorman" w:date="2023-03-28T14:56:00Z" w:id="128">
              <w:tcPr>
                <w:tcW w:w="1162" w:type="dxa"/>
              </w:tcPr>
            </w:tcPrChange>
          </w:tcPr>
          <w:p w:rsidRPr="00A86227" w:rsidR="00852CC2" w:rsidP="00852CC2" w:rsidRDefault="00852CC2" w14:paraId="20BD398C" w14:textId="22345C49">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tcPrChange w:author="Kellyn Gorman" w:date="2023-03-28T14:56:00Z" w:id="129">
              <w:tcPr>
                <w:tcW w:w="3600" w:type="dxa"/>
                <w:shd w:val="clear" w:color="auto" w:fill="D9E2F3" w:themeFill="accent1" w:themeFillTint="33"/>
              </w:tcPr>
            </w:tcPrChange>
          </w:tcPr>
          <w:p w:rsidRPr="00173DD4" w:rsidR="00852CC2" w:rsidP="00852CC2" w:rsidRDefault="00852CC2" w14:paraId="16557193" w14:textId="7225AFBF">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Smart Flash Log</w:t>
            </w:r>
          </w:p>
        </w:tc>
        <w:tc>
          <w:tcPr>
            <w:tcW w:w="5850" w:type="dxa"/>
            <w:shd w:val="clear" w:color="auto" w:fill="D9E2F3" w:themeFill="accent1" w:themeFillTint="33"/>
            <w:tcPrChange w:author="Kellyn Gorman" w:date="2023-03-28T14:56:00Z" w:id="130">
              <w:tcPr>
                <w:tcW w:w="4140" w:type="dxa"/>
                <w:shd w:val="clear" w:color="auto" w:fill="D9E2F3" w:themeFill="accent1" w:themeFillTint="33"/>
              </w:tcPr>
            </w:tcPrChange>
          </w:tcPr>
          <w:p w:rsidRPr="00173DD4" w:rsidR="00852CC2" w:rsidP="00852CC2" w:rsidRDefault="00852CC2" w14:paraId="66F2D357" w14:textId="5099321D">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2x increase in memory capacity</w:t>
            </w:r>
          </w:p>
        </w:tc>
      </w:tr>
      <w:tr w:rsidRPr="0024723A" w:rsidR="000F7553" w:rsidTr="00B812B4" w14:paraId="753D593E" w14:textId="57F92CB3">
        <w:tc>
          <w:tcPr>
            <w:tcW w:w="1162" w:type="dxa"/>
            <w:shd w:val="clear" w:color="auto" w:fill="B4C6E7" w:themeFill="accent1" w:themeFillTint="66"/>
            <w:hideMark/>
            <w:tcPrChange w:author="Kellyn Gorman" w:date="2023-03-28T14:56:00Z" w:id="131">
              <w:tcPr>
                <w:tcW w:w="1162" w:type="dxa"/>
                <w:shd w:val="clear" w:color="auto" w:fill="B4C6E7" w:themeFill="accent1" w:themeFillTint="66"/>
                <w:hideMark/>
              </w:tcPr>
            </w:tcPrChange>
          </w:tcPr>
          <w:p w:rsidRPr="0024723A" w:rsidR="000F7553" w:rsidP="00852CC2" w:rsidRDefault="000F7553" w14:paraId="7D04417D" w14:textId="5C064145">
            <w:pPr>
              <w:spacing w:before="240" w:after="240"/>
              <w:rPr>
                <w:rFonts w:eastAsia="Times New Roman" w:cstheme="minorHAnsi"/>
                <w:color w:val="202122"/>
                <w:kern w:val="0"/>
                <w:sz w:val="20"/>
                <w:szCs w:val="20"/>
                <w14:ligatures w14:val="none"/>
              </w:rPr>
            </w:pPr>
            <w:r w:rsidRPr="000F7553">
              <w:rPr>
                <w:rFonts w:eastAsia="Times New Roman" w:cstheme="minorHAnsi"/>
                <w:b/>
                <w:bCs/>
                <w:color w:val="202122"/>
                <w:kern w:val="0"/>
                <w:sz w:val="20"/>
                <w:szCs w:val="20"/>
                <w14:ligatures w14:val="none"/>
              </w:rPr>
              <w:t>X7</w:t>
            </w:r>
          </w:p>
        </w:tc>
        <w:tc>
          <w:tcPr>
            <w:tcW w:w="4860" w:type="dxa"/>
            <w:shd w:val="clear" w:color="auto" w:fill="D9E2F3" w:themeFill="accent1" w:themeFillTint="33"/>
            <w:hideMark/>
            <w:tcPrChange w:author="Kellyn Gorman" w:date="2023-03-28T14:56:00Z" w:id="132">
              <w:tcPr>
                <w:tcW w:w="3600" w:type="dxa"/>
                <w:shd w:val="clear" w:color="auto" w:fill="D9E2F3" w:themeFill="accent1" w:themeFillTint="33"/>
                <w:hideMark/>
              </w:tcPr>
            </w:tcPrChange>
          </w:tcPr>
          <w:p w:rsidRPr="00173DD4" w:rsidR="000F7553" w:rsidP="00852CC2" w:rsidRDefault="000F7553" w14:paraId="27514E80" w14:textId="45878214">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DRAM cache in storage</w:t>
            </w:r>
          </w:p>
        </w:tc>
        <w:tc>
          <w:tcPr>
            <w:tcW w:w="5850" w:type="dxa"/>
            <w:shd w:val="clear" w:color="auto" w:fill="D9E2F3" w:themeFill="accent1" w:themeFillTint="33"/>
            <w:tcPrChange w:author="Kellyn Gorman" w:date="2023-03-28T14:56:00Z" w:id="133">
              <w:tcPr>
                <w:tcW w:w="4140" w:type="dxa"/>
                <w:shd w:val="clear" w:color="auto" w:fill="D9E2F3" w:themeFill="accent1" w:themeFillTint="33"/>
              </w:tcPr>
            </w:tcPrChange>
          </w:tcPr>
          <w:p w:rsidRPr="00173DD4" w:rsidR="000F7553" w:rsidP="00852CC2" w:rsidRDefault="000F7553" w14:paraId="0D34B90E" w14:textId="7A960829">
            <w:pPr>
              <w:rPr>
                <w:rFonts w:ascii="Arial" w:hAnsi="Arial" w:cs="Arial"/>
                <w:sz w:val="20"/>
                <w:szCs w:val="20"/>
              </w:rPr>
            </w:pPr>
            <w:r w:rsidRPr="00173DD4">
              <w:rPr>
                <w:rFonts w:ascii="Arial" w:hAnsi="Arial" w:eastAsia="Times New Roman" w:cs="Arial"/>
                <w:color w:val="202122"/>
                <w:kern w:val="0"/>
                <w:sz w:val="20"/>
                <w:szCs w:val="20"/>
                <w14:ligatures w14:val="none"/>
              </w:rPr>
              <w:t>2x increase in flash capacity</w:t>
            </w:r>
          </w:p>
        </w:tc>
      </w:tr>
      <w:tr w:rsidRPr="0024723A" w:rsidR="000F7553" w:rsidTr="00B812B4" w14:paraId="4096F391" w14:textId="77777777">
        <w:tc>
          <w:tcPr>
            <w:tcW w:w="1162" w:type="dxa"/>
            <w:hideMark/>
            <w:tcPrChange w:author="Kellyn Gorman" w:date="2023-03-28T14:56:00Z" w:id="134">
              <w:tcPr>
                <w:tcW w:w="1162" w:type="dxa"/>
                <w:hideMark/>
              </w:tcPr>
            </w:tcPrChange>
          </w:tcPr>
          <w:p w:rsidRPr="000F7553" w:rsidR="000F7553" w:rsidP="00852CC2" w:rsidRDefault="000F7553" w14:paraId="4D958A12" w14:textId="55204907">
            <w:pPr>
              <w:spacing w:before="240" w:after="240"/>
              <w:rPr>
                <w:rFonts w:eastAsia="Times New Roman" w:cstheme="minorHAnsi"/>
                <w:b/>
                <w:bCs/>
                <w:color w:val="202122"/>
                <w:kern w:val="0"/>
                <w:sz w:val="20"/>
                <w:szCs w:val="20"/>
                <w14:ligatures w14:val="none"/>
              </w:rPr>
            </w:pPr>
          </w:p>
        </w:tc>
        <w:tc>
          <w:tcPr>
            <w:tcW w:w="4860" w:type="dxa"/>
            <w:shd w:val="clear" w:color="auto" w:fill="D9E2F3" w:themeFill="accent1" w:themeFillTint="33"/>
            <w:hideMark/>
            <w:tcPrChange w:author="Kellyn Gorman" w:date="2023-03-28T14:56:00Z" w:id="135">
              <w:tcPr>
                <w:tcW w:w="3600" w:type="dxa"/>
                <w:shd w:val="clear" w:color="auto" w:fill="D9E2F3" w:themeFill="accent1" w:themeFillTint="33"/>
                <w:hideMark/>
              </w:tcPr>
            </w:tcPrChange>
          </w:tcPr>
          <w:p w:rsidRPr="00173DD4" w:rsidR="000F7553" w:rsidP="00852CC2" w:rsidRDefault="000F7553" w14:paraId="7CDEB9C4" w14:textId="47AEF0DE">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Large-scale storage software updates</w:t>
            </w:r>
          </w:p>
        </w:tc>
        <w:tc>
          <w:tcPr>
            <w:tcW w:w="5850" w:type="dxa"/>
            <w:shd w:val="clear" w:color="auto" w:fill="D9E2F3" w:themeFill="accent1" w:themeFillTint="33"/>
            <w:hideMark/>
            <w:tcPrChange w:author="Kellyn Gorman" w:date="2023-03-28T14:56:00Z" w:id="136">
              <w:tcPr>
                <w:tcW w:w="4140" w:type="dxa"/>
                <w:shd w:val="clear" w:color="auto" w:fill="D9E2F3" w:themeFill="accent1" w:themeFillTint="33"/>
                <w:hideMark/>
              </w:tcPr>
            </w:tcPrChange>
          </w:tcPr>
          <w:p w:rsidRPr="00173DD4" w:rsidR="000F7553" w:rsidP="00852CC2" w:rsidRDefault="000F7553" w14:paraId="07897D42" w14:textId="53323F55">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25% increase in disk capacity</w:t>
            </w:r>
          </w:p>
        </w:tc>
      </w:tr>
      <w:tr w:rsidRPr="0024723A" w:rsidR="000F7553" w:rsidTr="00B812B4" w14:paraId="513C85CE" w14:textId="77777777">
        <w:tc>
          <w:tcPr>
            <w:tcW w:w="1162" w:type="dxa"/>
            <w:hideMark/>
            <w:tcPrChange w:author="Kellyn Gorman" w:date="2023-03-28T14:56:00Z" w:id="137">
              <w:tcPr>
                <w:tcW w:w="1162" w:type="dxa"/>
                <w:hideMark/>
              </w:tcPr>
            </w:tcPrChange>
          </w:tcPr>
          <w:p w:rsidRPr="0024723A" w:rsidR="000F7553" w:rsidP="00852CC2" w:rsidRDefault="000F7553" w14:paraId="7A0ACA0E" w14:textId="49B474D9">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38">
              <w:tcPr>
                <w:tcW w:w="3600" w:type="dxa"/>
                <w:shd w:val="clear" w:color="auto" w:fill="D9E2F3" w:themeFill="accent1" w:themeFillTint="33"/>
                <w:hideMark/>
              </w:tcPr>
            </w:tcPrChange>
          </w:tcPr>
          <w:p w:rsidRPr="00173DD4" w:rsidR="000F7553" w:rsidP="00852CC2" w:rsidRDefault="00173DD4" w14:paraId="0AF666C3" w14:textId="5F9E4094">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In-memory database in flash storage</w:t>
            </w:r>
          </w:p>
        </w:tc>
        <w:tc>
          <w:tcPr>
            <w:tcW w:w="5850" w:type="dxa"/>
            <w:shd w:val="clear" w:color="auto" w:fill="D9E2F3" w:themeFill="accent1" w:themeFillTint="33"/>
            <w:hideMark/>
            <w:tcPrChange w:author="Kellyn Gorman" w:date="2023-03-28T14:56:00Z" w:id="139">
              <w:tcPr>
                <w:tcW w:w="4140" w:type="dxa"/>
                <w:shd w:val="clear" w:color="auto" w:fill="D9E2F3" w:themeFill="accent1" w:themeFillTint="33"/>
                <w:hideMark/>
              </w:tcPr>
            </w:tcPrChange>
          </w:tcPr>
          <w:p w:rsidRPr="00173DD4" w:rsidR="000F7553" w:rsidP="00852CC2" w:rsidRDefault="000F7553" w14:paraId="29D0FB11" w14:textId="6212FF03">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25 Gbit/s data center Ethernet support</w:t>
            </w:r>
          </w:p>
        </w:tc>
      </w:tr>
      <w:tr w:rsidRPr="0024723A" w:rsidR="000F7553" w:rsidTr="00B812B4" w14:paraId="5676837E" w14:textId="77777777">
        <w:tc>
          <w:tcPr>
            <w:tcW w:w="1162" w:type="dxa"/>
            <w:tcPrChange w:author="Kellyn Gorman" w:date="2023-03-28T14:56:00Z" w:id="140">
              <w:tcPr>
                <w:tcW w:w="1162" w:type="dxa"/>
              </w:tcPr>
            </w:tcPrChange>
          </w:tcPr>
          <w:p w:rsidRPr="00A86227" w:rsidR="000F7553" w:rsidP="00852CC2" w:rsidRDefault="000F7553" w14:paraId="13B3CB0F" w14:textId="227F67B4">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tcPrChange w:author="Kellyn Gorman" w:date="2023-03-28T14:56:00Z" w:id="141">
              <w:tcPr>
                <w:tcW w:w="3600" w:type="dxa"/>
                <w:shd w:val="clear" w:color="auto" w:fill="D9E2F3" w:themeFill="accent1" w:themeFillTint="33"/>
              </w:tcPr>
            </w:tcPrChange>
          </w:tcPr>
          <w:p w:rsidRPr="00173DD4" w:rsidR="000F7553" w:rsidP="00852CC2" w:rsidRDefault="000F7553" w14:paraId="7381CBB3" w14:textId="0DCE06EF">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Storage Server Extended (XT)</w:t>
            </w:r>
          </w:p>
        </w:tc>
        <w:tc>
          <w:tcPr>
            <w:tcW w:w="5850" w:type="dxa"/>
            <w:shd w:val="clear" w:color="auto" w:fill="D9E2F3" w:themeFill="accent1" w:themeFillTint="33"/>
            <w:tcPrChange w:author="Kellyn Gorman" w:date="2023-03-28T14:56:00Z" w:id="142">
              <w:tcPr>
                <w:tcW w:w="4140" w:type="dxa"/>
                <w:shd w:val="clear" w:color="auto" w:fill="D9E2F3" w:themeFill="accent1" w:themeFillTint="33"/>
              </w:tcPr>
            </w:tcPrChange>
          </w:tcPr>
          <w:p w:rsidRPr="00173DD4" w:rsidR="000F7553" w:rsidP="00852CC2" w:rsidRDefault="000F7553" w14:paraId="55707648" w14:textId="33ECC76E">
            <w:pPr>
              <w:spacing w:before="240" w:after="240"/>
              <w:rPr>
                <w:rFonts w:ascii="Arial" w:hAnsi="Arial" w:eastAsia="Times New Roman" w:cs="Arial"/>
                <w:color w:val="202122"/>
                <w:kern w:val="0"/>
                <w:sz w:val="20"/>
                <w:szCs w:val="20"/>
                <w14:ligatures w14:val="none"/>
              </w:rPr>
            </w:pPr>
          </w:p>
        </w:tc>
      </w:tr>
      <w:tr w:rsidRPr="0024723A" w:rsidR="000F7553" w:rsidTr="00B812B4" w14:paraId="533152E3" w14:textId="49DD0889">
        <w:tc>
          <w:tcPr>
            <w:tcW w:w="1162" w:type="dxa"/>
            <w:shd w:val="clear" w:color="auto" w:fill="B4C6E7" w:themeFill="accent1" w:themeFillTint="66"/>
            <w:hideMark/>
            <w:tcPrChange w:author="Kellyn Gorman" w:date="2023-03-28T14:56:00Z" w:id="143">
              <w:tcPr>
                <w:tcW w:w="1162" w:type="dxa"/>
                <w:shd w:val="clear" w:color="auto" w:fill="B4C6E7" w:themeFill="accent1" w:themeFillTint="66"/>
                <w:hideMark/>
              </w:tcPr>
            </w:tcPrChange>
          </w:tcPr>
          <w:p w:rsidRPr="00173DD4" w:rsidR="000F7553" w:rsidP="00852CC2" w:rsidRDefault="000F7553" w14:paraId="27321025" w14:textId="1DABA12D">
            <w:pPr>
              <w:spacing w:before="240" w:after="240"/>
              <w:rPr>
                <w:rFonts w:eastAsia="Times New Roman" w:cstheme="minorHAnsi"/>
                <w:b/>
                <w:bCs/>
                <w:color w:val="202122"/>
                <w:kern w:val="0"/>
                <w:sz w:val="20"/>
                <w:szCs w:val="20"/>
                <w14:ligatures w14:val="none"/>
              </w:rPr>
            </w:pPr>
            <w:r w:rsidRPr="00173DD4">
              <w:rPr>
                <w:rFonts w:eastAsia="Times New Roman" w:cstheme="minorHAnsi"/>
                <w:b/>
                <w:bCs/>
                <w:color w:val="202122"/>
                <w:kern w:val="0"/>
                <w:sz w:val="20"/>
                <w:szCs w:val="20"/>
                <w14:ligatures w14:val="none"/>
              </w:rPr>
              <w:t>X8</w:t>
            </w:r>
          </w:p>
        </w:tc>
        <w:tc>
          <w:tcPr>
            <w:tcW w:w="4860" w:type="dxa"/>
            <w:shd w:val="clear" w:color="auto" w:fill="D9E2F3" w:themeFill="accent1" w:themeFillTint="33"/>
            <w:hideMark/>
            <w:tcPrChange w:author="Kellyn Gorman" w:date="2023-03-28T14:56:00Z" w:id="144">
              <w:tcPr>
                <w:tcW w:w="3600" w:type="dxa"/>
                <w:shd w:val="clear" w:color="auto" w:fill="D9E2F3" w:themeFill="accent1" w:themeFillTint="33"/>
                <w:hideMark/>
              </w:tcPr>
            </w:tcPrChange>
          </w:tcPr>
          <w:p w:rsidRPr="00173DD4" w:rsidR="000F7553" w:rsidP="00852CC2" w:rsidRDefault="000F7553" w14:paraId="46A215F6" w14:textId="78A03848">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ML-based monitoring and auto-indexing</w:t>
            </w:r>
          </w:p>
        </w:tc>
        <w:tc>
          <w:tcPr>
            <w:tcW w:w="5850" w:type="dxa"/>
            <w:shd w:val="clear" w:color="auto" w:fill="D9E2F3" w:themeFill="accent1" w:themeFillTint="33"/>
            <w:tcPrChange w:author="Kellyn Gorman" w:date="2023-03-28T14:56:00Z" w:id="145">
              <w:tcPr>
                <w:tcW w:w="4140" w:type="dxa"/>
                <w:shd w:val="clear" w:color="auto" w:fill="D9E2F3" w:themeFill="accent1" w:themeFillTint="33"/>
              </w:tcPr>
            </w:tcPrChange>
          </w:tcPr>
          <w:p w:rsidRPr="00173DD4" w:rsidR="000F7553" w:rsidP="00852CC2" w:rsidRDefault="000F7553" w14:paraId="3F9D450A" w14:textId="41118EA9">
            <w:pPr>
              <w:rPr>
                <w:rFonts w:ascii="Arial" w:hAnsi="Arial" w:cs="Arial"/>
                <w:sz w:val="20"/>
                <w:szCs w:val="20"/>
              </w:rPr>
            </w:pPr>
          </w:p>
        </w:tc>
      </w:tr>
      <w:tr w:rsidRPr="0024723A" w:rsidR="000F7553" w:rsidTr="00B812B4" w14:paraId="289EE9C5" w14:textId="77777777">
        <w:tc>
          <w:tcPr>
            <w:tcW w:w="1162" w:type="dxa"/>
            <w:hideMark/>
            <w:tcPrChange w:author="Kellyn Gorman" w:date="2023-03-28T14:56:00Z" w:id="146">
              <w:tcPr>
                <w:tcW w:w="1162" w:type="dxa"/>
                <w:hideMark/>
              </w:tcPr>
            </w:tcPrChange>
          </w:tcPr>
          <w:p w:rsidRPr="0024723A" w:rsidR="000F7553" w:rsidP="00852CC2" w:rsidRDefault="000F7553" w14:paraId="2645A41C" w14:textId="17EC44AF">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47">
              <w:tcPr>
                <w:tcW w:w="3600" w:type="dxa"/>
                <w:shd w:val="clear" w:color="auto" w:fill="D9E2F3" w:themeFill="accent1" w:themeFillTint="33"/>
                <w:hideMark/>
              </w:tcPr>
            </w:tcPrChange>
          </w:tcPr>
          <w:p w:rsidRPr="00173DD4" w:rsidR="000F7553" w:rsidP="00852CC2" w:rsidRDefault="000F7553" w14:paraId="58B59140" w14:textId="406B76EE">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Real-time updates of optimizer statistics</w:t>
            </w:r>
          </w:p>
        </w:tc>
        <w:tc>
          <w:tcPr>
            <w:tcW w:w="5850" w:type="dxa"/>
            <w:shd w:val="clear" w:color="auto" w:fill="D9E2F3" w:themeFill="accent1" w:themeFillTint="33"/>
            <w:hideMark/>
            <w:tcPrChange w:author="Kellyn Gorman" w:date="2023-03-28T14:56:00Z" w:id="148">
              <w:tcPr>
                <w:tcW w:w="4140" w:type="dxa"/>
                <w:shd w:val="clear" w:color="auto" w:fill="D9E2F3" w:themeFill="accent1" w:themeFillTint="33"/>
                <w:hideMark/>
              </w:tcPr>
            </w:tcPrChange>
          </w:tcPr>
          <w:p w:rsidRPr="00173DD4" w:rsidR="000F7553" w:rsidP="00852CC2" w:rsidRDefault="000F7553" w14:paraId="48921E3D" w14:textId="75BE520A">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40% increase in disk capacity</w:t>
            </w:r>
          </w:p>
        </w:tc>
      </w:tr>
      <w:tr w:rsidRPr="0024723A" w:rsidR="000F7553" w:rsidTr="00B812B4" w14:paraId="362EF9DA" w14:textId="77777777">
        <w:tc>
          <w:tcPr>
            <w:tcW w:w="1162" w:type="dxa"/>
            <w:hideMark/>
            <w:tcPrChange w:author="Kellyn Gorman" w:date="2023-03-28T14:56:00Z" w:id="149">
              <w:tcPr>
                <w:tcW w:w="1162" w:type="dxa"/>
                <w:hideMark/>
              </w:tcPr>
            </w:tcPrChange>
          </w:tcPr>
          <w:p w:rsidRPr="0024723A" w:rsidR="000F7553" w:rsidP="00852CC2" w:rsidRDefault="000F7553" w14:paraId="737AFBB6" w14:textId="215E31B6">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50">
              <w:tcPr>
                <w:tcW w:w="3600" w:type="dxa"/>
                <w:shd w:val="clear" w:color="auto" w:fill="D9E2F3" w:themeFill="accent1" w:themeFillTint="33"/>
                <w:hideMark/>
              </w:tcPr>
            </w:tcPrChange>
          </w:tcPr>
          <w:p w:rsidRPr="00173DD4" w:rsidR="000F7553" w:rsidP="00852CC2" w:rsidRDefault="00173DD4" w14:paraId="50176A74" w14:textId="7D03DAC2">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AIDE: Advanced Intrusion Detection Environment</w:t>
            </w:r>
          </w:p>
        </w:tc>
        <w:tc>
          <w:tcPr>
            <w:tcW w:w="5850" w:type="dxa"/>
            <w:shd w:val="clear" w:color="auto" w:fill="D9E2F3" w:themeFill="accent1" w:themeFillTint="33"/>
            <w:hideMark/>
            <w:tcPrChange w:author="Kellyn Gorman" w:date="2023-03-28T14:56:00Z" w:id="151">
              <w:tcPr>
                <w:tcW w:w="4140" w:type="dxa"/>
                <w:shd w:val="clear" w:color="auto" w:fill="D9E2F3" w:themeFill="accent1" w:themeFillTint="33"/>
                <w:hideMark/>
              </w:tcPr>
            </w:tcPrChange>
          </w:tcPr>
          <w:p w:rsidRPr="00173DD4" w:rsidR="000F7553" w:rsidP="00852CC2" w:rsidRDefault="000F7553" w14:paraId="2D5BCF5D" w14:textId="525F6561">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60% increase in storage processor cores</w:t>
            </w:r>
          </w:p>
        </w:tc>
      </w:tr>
      <w:tr w:rsidRPr="0024723A" w:rsidR="000F7553" w:rsidTr="00B812B4" w14:paraId="627C4860" w14:textId="77777777">
        <w:tc>
          <w:tcPr>
            <w:tcW w:w="1162" w:type="dxa"/>
            <w:tcPrChange w:author="Kellyn Gorman" w:date="2023-03-28T14:56:00Z" w:id="152">
              <w:tcPr>
                <w:tcW w:w="1162" w:type="dxa"/>
              </w:tcPr>
            </w:tcPrChange>
          </w:tcPr>
          <w:p w:rsidRPr="00A86227" w:rsidR="000F7553" w:rsidP="00852CC2" w:rsidRDefault="000F7553" w14:paraId="3315CCAC" w14:textId="186F78AF">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tcPrChange w:author="Kellyn Gorman" w:date="2023-03-28T14:56:00Z" w:id="153">
              <w:tcPr>
                <w:tcW w:w="3600" w:type="dxa"/>
                <w:shd w:val="clear" w:color="auto" w:fill="D9E2F3" w:themeFill="accent1" w:themeFillTint="33"/>
              </w:tcPr>
            </w:tcPrChange>
          </w:tcPr>
          <w:p w:rsidRPr="00173DD4" w:rsidR="000F7553" w:rsidP="00852CC2" w:rsidRDefault="000F7553" w14:paraId="6659A997" w14:textId="30C11BCC">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Persistent Memory (PMEM) in storage</w:t>
            </w:r>
          </w:p>
        </w:tc>
        <w:tc>
          <w:tcPr>
            <w:tcW w:w="5850" w:type="dxa"/>
            <w:shd w:val="clear" w:color="auto" w:fill="D9E2F3" w:themeFill="accent1" w:themeFillTint="33"/>
            <w:tcPrChange w:author="Kellyn Gorman" w:date="2023-03-28T14:56:00Z" w:id="154">
              <w:tcPr>
                <w:tcW w:w="4140" w:type="dxa"/>
                <w:shd w:val="clear" w:color="auto" w:fill="D9E2F3" w:themeFill="accent1" w:themeFillTint="33"/>
              </w:tcPr>
            </w:tcPrChange>
          </w:tcPr>
          <w:p w:rsidRPr="00173DD4" w:rsidR="000F7553" w:rsidP="00852CC2" w:rsidRDefault="000F7553" w14:paraId="18CBEE29" w14:textId="7B54279D">
            <w:pPr>
              <w:spacing w:before="240" w:after="240"/>
              <w:rPr>
                <w:rFonts w:ascii="Arial" w:hAnsi="Arial" w:eastAsia="Times New Roman" w:cs="Arial"/>
                <w:color w:val="202122"/>
                <w:kern w:val="0"/>
                <w:sz w:val="20"/>
                <w:szCs w:val="20"/>
                <w14:ligatures w14:val="none"/>
              </w:rPr>
            </w:pPr>
          </w:p>
        </w:tc>
      </w:tr>
      <w:tr w:rsidRPr="0024723A" w:rsidR="000F7553" w:rsidTr="00B812B4" w14:paraId="1F7108C2" w14:textId="5DD2A9CC">
        <w:tc>
          <w:tcPr>
            <w:tcW w:w="1162" w:type="dxa"/>
            <w:shd w:val="clear" w:color="auto" w:fill="B4C6E7" w:themeFill="accent1" w:themeFillTint="66"/>
            <w:hideMark/>
            <w:tcPrChange w:author="Kellyn Gorman" w:date="2023-03-28T14:56:00Z" w:id="155">
              <w:tcPr>
                <w:tcW w:w="1162" w:type="dxa"/>
                <w:shd w:val="clear" w:color="auto" w:fill="B4C6E7" w:themeFill="accent1" w:themeFillTint="66"/>
                <w:hideMark/>
              </w:tcPr>
            </w:tcPrChange>
          </w:tcPr>
          <w:p w:rsidRPr="00173DD4" w:rsidR="000F7553" w:rsidP="00852CC2" w:rsidRDefault="000F7553" w14:paraId="49E60E6E" w14:textId="6680AF50">
            <w:pPr>
              <w:spacing w:before="240" w:after="240"/>
              <w:rPr>
                <w:rFonts w:eastAsia="Times New Roman" w:cstheme="minorHAnsi"/>
                <w:b/>
                <w:bCs/>
                <w:color w:val="202122"/>
                <w:kern w:val="0"/>
                <w:sz w:val="20"/>
                <w:szCs w:val="20"/>
                <w14:ligatures w14:val="none"/>
              </w:rPr>
            </w:pPr>
            <w:r w:rsidRPr="00173DD4">
              <w:rPr>
                <w:rFonts w:ascii="Arial" w:hAnsi="Arial" w:eastAsia="Times New Roman" w:cs="Arial"/>
                <w:b/>
                <w:bCs/>
                <w:color w:val="202122"/>
                <w:kern w:val="0"/>
                <w:sz w:val="21"/>
                <w:szCs w:val="21"/>
                <w14:ligatures w14:val="none"/>
              </w:rPr>
              <w:t>X8M</w:t>
            </w:r>
          </w:p>
        </w:tc>
        <w:tc>
          <w:tcPr>
            <w:tcW w:w="4860" w:type="dxa"/>
            <w:shd w:val="clear" w:color="auto" w:fill="D9E2F3" w:themeFill="accent1" w:themeFillTint="33"/>
            <w:hideMark/>
            <w:tcPrChange w:author="Kellyn Gorman" w:date="2023-03-28T14:56:00Z" w:id="156">
              <w:tcPr>
                <w:tcW w:w="3600" w:type="dxa"/>
                <w:shd w:val="clear" w:color="auto" w:fill="D9E2F3" w:themeFill="accent1" w:themeFillTint="33"/>
                <w:hideMark/>
              </w:tcPr>
            </w:tcPrChange>
          </w:tcPr>
          <w:p w:rsidRPr="00173DD4" w:rsidR="000F7553" w:rsidP="00852CC2" w:rsidRDefault="000F7553" w14:paraId="19C46C07" w14:textId="34406609">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Persistent Memory Data Accelerator</w:t>
            </w:r>
          </w:p>
        </w:tc>
        <w:tc>
          <w:tcPr>
            <w:tcW w:w="5850" w:type="dxa"/>
            <w:shd w:val="clear" w:color="auto" w:fill="D9E2F3" w:themeFill="accent1" w:themeFillTint="33"/>
            <w:tcPrChange w:author="Kellyn Gorman" w:date="2023-03-28T14:56:00Z" w:id="157">
              <w:tcPr>
                <w:tcW w:w="4140" w:type="dxa"/>
                <w:shd w:val="clear" w:color="auto" w:fill="D9E2F3" w:themeFill="accent1" w:themeFillTint="33"/>
              </w:tcPr>
            </w:tcPrChange>
          </w:tcPr>
          <w:p w:rsidRPr="00173DD4" w:rsidR="000F7553" w:rsidP="00852CC2" w:rsidRDefault="000F7553" w14:paraId="75C8D1FF" w14:textId="4510FE03">
            <w:pPr>
              <w:rPr>
                <w:rFonts w:ascii="Arial" w:hAnsi="Arial" w:cs="Arial"/>
                <w:sz w:val="20"/>
                <w:szCs w:val="20"/>
              </w:rPr>
            </w:pPr>
          </w:p>
        </w:tc>
      </w:tr>
      <w:tr w:rsidRPr="0024723A" w:rsidR="000F7553" w:rsidTr="00B812B4" w14:paraId="22E71683" w14:textId="77777777">
        <w:tc>
          <w:tcPr>
            <w:tcW w:w="1162" w:type="dxa"/>
            <w:hideMark/>
            <w:tcPrChange w:author="Kellyn Gorman" w:date="2023-03-28T14:56:00Z" w:id="158">
              <w:tcPr>
                <w:tcW w:w="1162" w:type="dxa"/>
                <w:hideMark/>
              </w:tcPr>
            </w:tcPrChange>
          </w:tcPr>
          <w:p w:rsidRPr="0024723A" w:rsidR="000F7553" w:rsidP="00852CC2" w:rsidRDefault="000F7553" w14:paraId="4E69C781" w14:textId="77E6B2F4">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59">
              <w:tcPr>
                <w:tcW w:w="3600" w:type="dxa"/>
                <w:shd w:val="clear" w:color="auto" w:fill="D9E2F3" w:themeFill="accent1" w:themeFillTint="33"/>
                <w:hideMark/>
              </w:tcPr>
            </w:tcPrChange>
          </w:tcPr>
          <w:p w:rsidRPr="00173DD4" w:rsidR="000F7553" w:rsidP="00852CC2" w:rsidRDefault="000F7553" w14:paraId="4B176F36" w14:textId="3B565A96">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Persistent Memory Commit Accelerator</w:t>
            </w:r>
          </w:p>
        </w:tc>
        <w:tc>
          <w:tcPr>
            <w:tcW w:w="5850" w:type="dxa"/>
            <w:shd w:val="clear" w:color="auto" w:fill="D9E2F3" w:themeFill="accent1" w:themeFillTint="33"/>
            <w:hideMark/>
            <w:tcPrChange w:author="Kellyn Gorman" w:date="2023-03-28T14:56:00Z" w:id="160">
              <w:tcPr>
                <w:tcW w:w="4140" w:type="dxa"/>
                <w:shd w:val="clear" w:color="auto" w:fill="D9E2F3" w:themeFill="accent1" w:themeFillTint="33"/>
                <w:hideMark/>
              </w:tcPr>
            </w:tcPrChange>
          </w:tcPr>
          <w:p w:rsidRPr="00173DD4" w:rsidR="000F7553" w:rsidP="00852CC2" w:rsidRDefault="000F7553" w14:paraId="5D12522B" w14:textId="7ADDF625">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100 Gbit/s internal fabric (2.5x increase)</w:t>
            </w:r>
          </w:p>
        </w:tc>
      </w:tr>
      <w:tr w:rsidRPr="0024723A" w:rsidR="000F7553" w:rsidTr="00B812B4" w14:paraId="6F2B1532" w14:textId="77777777">
        <w:tc>
          <w:tcPr>
            <w:tcW w:w="1162" w:type="dxa"/>
            <w:hideMark/>
            <w:tcPrChange w:author="Kellyn Gorman" w:date="2023-03-28T14:56:00Z" w:id="161">
              <w:tcPr>
                <w:tcW w:w="1162" w:type="dxa"/>
                <w:hideMark/>
              </w:tcPr>
            </w:tcPrChange>
          </w:tcPr>
          <w:p w:rsidRPr="0024723A" w:rsidR="000F7553" w:rsidP="00852CC2" w:rsidRDefault="000F7553" w14:paraId="16575FBB" w14:textId="3038D87D">
            <w:pPr>
              <w:spacing w:before="240" w:after="240"/>
              <w:rPr>
                <w:rFonts w:eastAsia="Times New Roman" w:cstheme="minorHAnsi"/>
                <w:color w:val="202122"/>
                <w:kern w:val="0"/>
                <w:sz w:val="20"/>
                <w:szCs w:val="20"/>
                <w14:ligatures w14:val="none"/>
              </w:rPr>
            </w:pPr>
          </w:p>
        </w:tc>
        <w:tc>
          <w:tcPr>
            <w:tcW w:w="4860" w:type="dxa"/>
            <w:shd w:val="clear" w:color="auto" w:fill="D9E2F3" w:themeFill="accent1" w:themeFillTint="33"/>
            <w:hideMark/>
            <w:tcPrChange w:author="Kellyn Gorman" w:date="2023-03-28T14:56:00Z" w:id="162">
              <w:tcPr>
                <w:tcW w:w="3600" w:type="dxa"/>
                <w:shd w:val="clear" w:color="auto" w:fill="D9E2F3" w:themeFill="accent1" w:themeFillTint="33"/>
                <w:hideMark/>
              </w:tcPr>
            </w:tcPrChange>
          </w:tcPr>
          <w:p w:rsidRPr="00173DD4" w:rsidR="000F7553" w:rsidP="00852CC2" w:rsidRDefault="000F7553" w14:paraId="31004EFE" w14:textId="1D26D735">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KVM virtual machine support</w:t>
            </w:r>
          </w:p>
        </w:tc>
        <w:tc>
          <w:tcPr>
            <w:tcW w:w="5850" w:type="dxa"/>
            <w:shd w:val="clear" w:color="auto" w:fill="D9E2F3" w:themeFill="accent1" w:themeFillTint="33"/>
            <w:hideMark/>
            <w:tcPrChange w:author="Kellyn Gorman" w:date="2023-03-28T14:56:00Z" w:id="163">
              <w:tcPr>
                <w:tcW w:w="4140" w:type="dxa"/>
                <w:shd w:val="clear" w:color="auto" w:fill="D9E2F3" w:themeFill="accent1" w:themeFillTint="33"/>
                <w:hideMark/>
              </w:tcPr>
            </w:tcPrChange>
          </w:tcPr>
          <w:p w:rsidRPr="00173DD4" w:rsidR="000F7553" w:rsidP="00852CC2" w:rsidRDefault="000F7553" w14:paraId="73E339BE" w14:textId="761AC92B">
            <w:pPr>
              <w:spacing w:before="240" w:after="240"/>
              <w:rPr>
                <w:rFonts w:ascii="Arial" w:hAnsi="Arial" w:eastAsia="Times New Roman" w:cs="Arial"/>
                <w:color w:val="202122"/>
                <w:kern w:val="0"/>
                <w:sz w:val="20"/>
                <w:szCs w:val="20"/>
                <w14:ligatures w14:val="none"/>
              </w:rPr>
            </w:pPr>
          </w:p>
        </w:tc>
      </w:tr>
      <w:tr w:rsidRPr="0024723A" w:rsidR="000F7553" w:rsidTr="00B812B4" w14:paraId="7492BD3F" w14:textId="77777777">
        <w:tc>
          <w:tcPr>
            <w:tcW w:w="1162" w:type="dxa"/>
            <w:tcPrChange w:author="Kellyn Gorman" w:date="2023-03-28T14:56:00Z" w:id="164">
              <w:tcPr>
                <w:tcW w:w="1162" w:type="dxa"/>
              </w:tcPr>
            </w:tcPrChange>
          </w:tcPr>
          <w:p w:rsidRPr="0024723A" w:rsidR="000F7553" w:rsidP="00852CC2" w:rsidRDefault="000F7553" w14:paraId="5C4E6381" w14:textId="3D5922CE">
            <w:pPr>
              <w:spacing w:before="240" w:after="240"/>
              <w:rPr>
                <w:rFonts w:ascii="Arial" w:hAnsi="Arial" w:eastAsia="Times New Roman" w:cs="Arial"/>
                <w:color w:val="202122"/>
                <w:kern w:val="0"/>
                <w:sz w:val="21"/>
                <w:szCs w:val="21"/>
                <w14:ligatures w14:val="none"/>
              </w:rPr>
            </w:pPr>
          </w:p>
        </w:tc>
        <w:tc>
          <w:tcPr>
            <w:tcW w:w="4860" w:type="dxa"/>
            <w:shd w:val="clear" w:color="auto" w:fill="D9E2F3" w:themeFill="accent1" w:themeFillTint="33"/>
            <w:tcPrChange w:author="Kellyn Gorman" w:date="2023-03-28T14:56:00Z" w:id="165">
              <w:tcPr>
                <w:tcW w:w="3600" w:type="dxa"/>
                <w:shd w:val="clear" w:color="auto" w:fill="D9E2F3" w:themeFill="accent1" w:themeFillTint="33"/>
              </w:tcPr>
            </w:tcPrChange>
          </w:tcPr>
          <w:p w:rsidRPr="00173DD4" w:rsidR="000F7553" w:rsidP="00852CC2" w:rsidRDefault="00173DD4" w14:paraId="464C22EE" w14:textId="1522ECE4">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RoCE: RDMA over Converged Ethernet</w:t>
            </w:r>
          </w:p>
        </w:tc>
        <w:tc>
          <w:tcPr>
            <w:tcW w:w="5850" w:type="dxa"/>
            <w:shd w:val="clear" w:color="auto" w:fill="D9E2F3" w:themeFill="accent1" w:themeFillTint="33"/>
            <w:tcPrChange w:author="Kellyn Gorman" w:date="2023-03-28T14:56:00Z" w:id="166">
              <w:tcPr>
                <w:tcW w:w="4140" w:type="dxa"/>
                <w:shd w:val="clear" w:color="auto" w:fill="D9E2F3" w:themeFill="accent1" w:themeFillTint="33"/>
              </w:tcPr>
            </w:tcPrChange>
          </w:tcPr>
          <w:p w:rsidRPr="00173DD4" w:rsidR="000F7553" w:rsidP="00852CC2" w:rsidRDefault="000F7553" w14:paraId="71E4E0D8" w14:textId="300807B0">
            <w:pPr>
              <w:spacing w:before="240" w:after="240"/>
              <w:rPr>
                <w:rFonts w:ascii="Arial" w:hAnsi="Arial" w:eastAsia="Times New Roman" w:cs="Arial"/>
                <w:color w:val="202122"/>
                <w:kern w:val="0"/>
                <w:sz w:val="20"/>
                <w:szCs w:val="20"/>
                <w14:ligatures w14:val="none"/>
              </w:rPr>
            </w:pPr>
          </w:p>
        </w:tc>
      </w:tr>
      <w:tr w:rsidRPr="00A52D3C" w:rsidR="000F7553" w:rsidTr="00B812B4" w14:paraId="6B9AB073" w14:textId="05ADA096">
        <w:tc>
          <w:tcPr>
            <w:tcW w:w="1162" w:type="dxa"/>
            <w:hideMark/>
            <w:tcPrChange w:author="Kellyn Gorman" w:date="2023-03-28T14:56:00Z" w:id="167">
              <w:tcPr>
                <w:tcW w:w="1162" w:type="dxa"/>
                <w:hideMark/>
              </w:tcPr>
            </w:tcPrChange>
          </w:tcPr>
          <w:p w:rsidRPr="00A86227" w:rsidR="000F7553" w:rsidP="00852CC2" w:rsidRDefault="000F7553" w14:paraId="2234483F" w14:textId="31E96DFC">
            <w:pPr>
              <w:spacing w:before="240" w:after="240"/>
              <w:rPr>
                <w:rFonts w:ascii="Arial" w:hAnsi="Arial" w:eastAsia="Times New Roman" w:cs="Arial"/>
                <w:color w:val="202122"/>
                <w:kern w:val="0"/>
                <w:sz w:val="21"/>
                <w:szCs w:val="21"/>
                <w14:ligatures w14:val="none"/>
              </w:rPr>
            </w:pPr>
          </w:p>
        </w:tc>
        <w:tc>
          <w:tcPr>
            <w:tcW w:w="4860" w:type="dxa"/>
            <w:shd w:val="clear" w:color="auto" w:fill="D9E2F3" w:themeFill="accent1" w:themeFillTint="33"/>
            <w:hideMark/>
            <w:tcPrChange w:author="Kellyn Gorman" w:date="2023-03-28T14:56:00Z" w:id="168">
              <w:tcPr>
                <w:tcW w:w="3600" w:type="dxa"/>
                <w:shd w:val="clear" w:color="auto" w:fill="D9E2F3" w:themeFill="accent1" w:themeFillTint="33"/>
                <w:hideMark/>
              </w:tcPr>
            </w:tcPrChange>
          </w:tcPr>
          <w:p w:rsidRPr="00B812B4" w:rsidR="000F7553" w:rsidP="00852CC2" w:rsidRDefault="000F7553" w14:paraId="4AC46670" w14:textId="4A8F43EC">
            <w:pPr>
              <w:spacing w:before="240" w:after="240"/>
              <w:rPr>
                <w:rFonts w:ascii="Arial" w:hAnsi="Arial" w:eastAsia="Times New Roman" w:cs="Arial"/>
                <w:color w:val="202122"/>
                <w:kern w:val="0"/>
                <w:sz w:val="20"/>
                <w:szCs w:val="20"/>
                <w:lang w:val="fr-FR"/>
                <w14:ligatures w14:val="none"/>
              </w:rPr>
            </w:pPr>
            <w:r w:rsidRPr="00B812B4">
              <w:rPr>
                <w:rFonts w:ascii="Arial" w:hAnsi="Arial" w:eastAsia="Times New Roman" w:cs="Arial"/>
                <w:color w:val="202122"/>
                <w:kern w:val="0"/>
                <w:sz w:val="20"/>
                <w:szCs w:val="20"/>
                <w:lang w:val="fr-FR"/>
                <w14:ligatures w14:val="none"/>
              </w:rPr>
              <w:t>PCIe 4.0 dual-port active-active 100Gb RoCE network</w:t>
            </w:r>
          </w:p>
        </w:tc>
        <w:tc>
          <w:tcPr>
            <w:tcW w:w="5850" w:type="dxa"/>
            <w:shd w:val="clear" w:color="auto" w:fill="D9E2F3" w:themeFill="accent1" w:themeFillTint="33"/>
            <w:tcPrChange w:author="Kellyn Gorman" w:date="2023-03-28T14:56:00Z" w:id="169">
              <w:tcPr>
                <w:tcW w:w="4140" w:type="dxa"/>
                <w:shd w:val="clear" w:color="auto" w:fill="D9E2F3" w:themeFill="accent1" w:themeFillTint="33"/>
              </w:tcPr>
            </w:tcPrChange>
          </w:tcPr>
          <w:p w:rsidRPr="00B812B4" w:rsidR="000F7553" w:rsidP="00852CC2" w:rsidRDefault="000F7553" w14:paraId="70F63F5B" w14:textId="77777777">
            <w:pPr>
              <w:rPr>
                <w:rFonts w:ascii="Arial" w:hAnsi="Arial" w:cs="Arial"/>
                <w:sz w:val="20"/>
                <w:szCs w:val="20"/>
                <w:lang w:val="fr-FR"/>
              </w:rPr>
            </w:pPr>
          </w:p>
        </w:tc>
      </w:tr>
      <w:tr w:rsidRPr="00A86227" w:rsidR="000F7553" w:rsidTr="00B812B4" w14:paraId="1AAA5070" w14:textId="77777777">
        <w:tc>
          <w:tcPr>
            <w:tcW w:w="1162" w:type="dxa"/>
            <w:shd w:val="clear" w:color="auto" w:fill="B4C6E7" w:themeFill="accent1" w:themeFillTint="66"/>
            <w:hideMark/>
            <w:tcPrChange w:author="Kellyn Gorman" w:date="2023-03-28T14:56:00Z" w:id="170">
              <w:tcPr>
                <w:tcW w:w="1162" w:type="dxa"/>
                <w:shd w:val="clear" w:color="auto" w:fill="B4C6E7" w:themeFill="accent1" w:themeFillTint="66"/>
                <w:hideMark/>
              </w:tcPr>
            </w:tcPrChange>
          </w:tcPr>
          <w:p w:rsidRPr="00173DD4" w:rsidR="000F7553" w:rsidP="00852CC2" w:rsidRDefault="000F7553" w14:paraId="28701CD9" w14:textId="752D8BE0">
            <w:pPr>
              <w:spacing w:before="240" w:after="240"/>
              <w:rPr>
                <w:rFonts w:ascii="Arial" w:hAnsi="Arial" w:eastAsia="Times New Roman" w:cs="Arial"/>
                <w:b/>
                <w:bCs/>
                <w:color w:val="202122"/>
                <w:kern w:val="0"/>
                <w:sz w:val="21"/>
                <w:szCs w:val="21"/>
                <w14:ligatures w14:val="none"/>
              </w:rPr>
            </w:pPr>
            <w:r w:rsidRPr="00173DD4">
              <w:rPr>
                <w:rFonts w:ascii="Times New Roman" w:hAnsi="Times New Roman" w:eastAsia="Times New Roman" w:cs="Times New Roman"/>
                <w:b/>
                <w:bCs/>
                <w:kern w:val="0"/>
                <w:sz w:val="20"/>
                <w:szCs w:val="20"/>
                <w14:ligatures w14:val="none"/>
              </w:rPr>
              <w:t>X9M</w:t>
            </w:r>
          </w:p>
        </w:tc>
        <w:tc>
          <w:tcPr>
            <w:tcW w:w="4860" w:type="dxa"/>
            <w:shd w:val="clear" w:color="auto" w:fill="D9E2F3" w:themeFill="accent1" w:themeFillTint="33"/>
            <w:hideMark/>
            <w:tcPrChange w:author="Kellyn Gorman" w:date="2023-03-28T14:56:00Z" w:id="171">
              <w:tcPr>
                <w:tcW w:w="3600" w:type="dxa"/>
                <w:shd w:val="clear" w:color="auto" w:fill="D9E2F3" w:themeFill="accent1" w:themeFillTint="33"/>
                <w:hideMark/>
              </w:tcPr>
            </w:tcPrChange>
          </w:tcPr>
          <w:p w:rsidRPr="00173DD4" w:rsidR="000F7553" w:rsidP="00852CC2" w:rsidRDefault="000F7553" w14:paraId="700F680D" w14:textId="35A22161">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Smart Flash Log write-back</w:t>
            </w:r>
          </w:p>
        </w:tc>
        <w:tc>
          <w:tcPr>
            <w:tcW w:w="5850" w:type="dxa"/>
            <w:shd w:val="clear" w:color="auto" w:fill="D9E2F3" w:themeFill="accent1" w:themeFillTint="33"/>
            <w:hideMark/>
            <w:tcPrChange w:author="Kellyn Gorman" w:date="2023-03-28T14:56:00Z" w:id="172">
              <w:tcPr>
                <w:tcW w:w="4140" w:type="dxa"/>
                <w:shd w:val="clear" w:color="auto" w:fill="D9E2F3" w:themeFill="accent1" w:themeFillTint="33"/>
                <w:hideMark/>
              </w:tcPr>
            </w:tcPrChange>
          </w:tcPr>
          <w:p w:rsidRPr="00173DD4" w:rsidR="000F7553" w:rsidP="00852CC2" w:rsidRDefault="000F7553" w14:paraId="1A17B5E8" w14:textId="3AE49EB7">
            <w:pPr>
              <w:spacing w:before="240" w:after="240"/>
              <w:rPr>
                <w:rFonts w:ascii="Arial" w:hAnsi="Arial" w:eastAsia="Times New Roman" w:cs="Arial"/>
                <w:color w:val="202122"/>
                <w:kern w:val="0"/>
                <w:sz w:val="20"/>
                <w:szCs w:val="20"/>
                <w14:ligatures w14:val="none"/>
              </w:rPr>
            </w:pPr>
          </w:p>
        </w:tc>
      </w:tr>
      <w:tr w:rsidRPr="00A86227" w:rsidR="000F7553" w:rsidTr="00B812B4" w14:paraId="39EC8BAF" w14:textId="77777777">
        <w:tc>
          <w:tcPr>
            <w:tcW w:w="1162" w:type="dxa"/>
            <w:hideMark/>
            <w:tcPrChange w:author="Kellyn Gorman" w:date="2023-03-28T14:56:00Z" w:id="173">
              <w:tcPr>
                <w:tcW w:w="1162" w:type="dxa"/>
                <w:hideMark/>
              </w:tcPr>
            </w:tcPrChange>
          </w:tcPr>
          <w:p w:rsidRPr="00A86227" w:rsidR="000F7553" w:rsidP="00852CC2" w:rsidRDefault="000F7553" w14:paraId="12DC9349" w14:textId="20CEAA62">
            <w:pPr>
              <w:spacing w:before="240" w:after="240"/>
              <w:rPr>
                <w:rFonts w:ascii="Arial" w:hAnsi="Arial" w:eastAsia="Times New Roman" w:cs="Arial"/>
                <w:color w:val="202122"/>
                <w:kern w:val="0"/>
                <w:sz w:val="21"/>
                <w:szCs w:val="21"/>
                <w14:ligatures w14:val="none"/>
              </w:rPr>
            </w:pPr>
          </w:p>
        </w:tc>
        <w:tc>
          <w:tcPr>
            <w:tcW w:w="4860" w:type="dxa"/>
            <w:shd w:val="clear" w:color="auto" w:fill="D9E2F3" w:themeFill="accent1" w:themeFillTint="33"/>
            <w:hideMark/>
            <w:tcPrChange w:author="Kellyn Gorman" w:date="2023-03-28T14:56:00Z" w:id="174">
              <w:tcPr>
                <w:tcW w:w="3600" w:type="dxa"/>
                <w:shd w:val="clear" w:color="auto" w:fill="D9E2F3" w:themeFill="accent1" w:themeFillTint="33"/>
                <w:hideMark/>
              </w:tcPr>
            </w:tcPrChange>
          </w:tcPr>
          <w:p w:rsidRPr="00173DD4" w:rsidR="000F7553" w:rsidP="00852CC2" w:rsidRDefault="000F7553" w14:paraId="330B0CA5" w14:textId="191F5E0F">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Storage Index and Columnar Cache persistence</w:t>
            </w:r>
          </w:p>
        </w:tc>
        <w:tc>
          <w:tcPr>
            <w:tcW w:w="5850" w:type="dxa"/>
            <w:shd w:val="clear" w:color="auto" w:fill="D9E2F3" w:themeFill="accent1" w:themeFillTint="33"/>
            <w:hideMark/>
            <w:tcPrChange w:author="Kellyn Gorman" w:date="2023-03-28T14:56:00Z" w:id="175">
              <w:tcPr>
                <w:tcW w:w="4140" w:type="dxa"/>
                <w:shd w:val="clear" w:color="auto" w:fill="D9E2F3" w:themeFill="accent1" w:themeFillTint="33"/>
                <w:hideMark/>
              </w:tcPr>
            </w:tcPrChange>
          </w:tcPr>
          <w:p w:rsidRPr="00173DD4" w:rsidR="000F7553" w:rsidP="00852CC2" w:rsidRDefault="000F7553" w14:paraId="49F0E777" w14:textId="63682849">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33% increase in compute cores</w:t>
            </w:r>
          </w:p>
        </w:tc>
      </w:tr>
      <w:tr w:rsidRPr="00A86227" w:rsidR="000F7553" w:rsidTr="00B812B4" w14:paraId="1F19CE8C" w14:textId="77777777">
        <w:tc>
          <w:tcPr>
            <w:tcW w:w="1162" w:type="dxa"/>
            <w:hideMark/>
            <w:tcPrChange w:author="Kellyn Gorman" w:date="2023-03-28T14:56:00Z" w:id="176">
              <w:tcPr>
                <w:tcW w:w="1162" w:type="dxa"/>
                <w:hideMark/>
              </w:tcPr>
            </w:tcPrChange>
          </w:tcPr>
          <w:p w:rsidRPr="00A86227" w:rsidR="000F7553" w:rsidP="00852CC2" w:rsidRDefault="000F7553" w14:paraId="42B78F0B" w14:textId="2DDE5342">
            <w:pPr>
              <w:spacing w:before="240" w:after="240"/>
              <w:rPr>
                <w:rFonts w:ascii="Times New Roman" w:hAnsi="Times New Roman" w:eastAsia="Times New Roman" w:cs="Times New Roman"/>
                <w:kern w:val="0"/>
                <w:sz w:val="20"/>
                <w:szCs w:val="20"/>
                <w14:ligatures w14:val="none"/>
              </w:rPr>
            </w:pPr>
          </w:p>
        </w:tc>
        <w:tc>
          <w:tcPr>
            <w:tcW w:w="4860" w:type="dxa"/>
            <w:shd w:val="clear" w:color="auto" w:fill="D9E2F3" w:themeFill="accent1" w:themeFillTint="33"/>
            <w:hideMark/>
            <w:tcPrChange w:author="Kellyn Gorman" w:date="2023-03-28T14:56:00Z" w:id="177">
              <w:tcPr>
                <w:tcW w:w="3600" w:type="dxa"/>
                <w:shd w:val="clear" w:color="auto" w:fill="D9E2F3" w:themeFill="accent1" w:themeFillTint="33"/>
                <w:hideMark/>
              </w:tcPr>
            </w:tcPrChange>
          </w:tcPr>
          <w:p w:rsidRPr="00173DD4" w:rsidR="000F7553" w:rsidP="00852CC2" w:rsidRDefault="000F7553" w14:paraId="16F76401" w14:textId="662219CB">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Faster decryption and decompression Algorithms</w:t>
            </w:r>
          </w:p>
        </w:tc>
        <w:tc>
          <w:tcPr>
            <w:tcW w:w="5850" w:type="dxa"/>
            <w:shd w:val="clear" w:color="auto" w:fill="D9E2F3" w:themeFill="accent1" w:themeFillTint="33"/>
            <w:hideMark/>
            <w:tcPrChange w:author="Kellyn Gorman" w:date="2023-03-28T14:56:00Z" w:id="178">
              <w:tcPr>
                <w:tcW w:w="4140" w:type="dxa"/>
                <w:shd w:val="clear" w:color="auto" w:fill="D9E2F3" w:themeFill="accent1" w:themeFillTint="33"/>
                <w:hideMark/>
              </w:tcPr>
            </w:tcPrChange>
          </w:tcPr>
          <w:p w:rsidRPr="00173DD4" w:rsidR="000F7553" w:rsidP="00852CC2" w:rsidRDefault="000F7553" w14:paraId="2BC42706" w14:textId="6F02A83C">
            <w:pPr>
              <w:spacing w:before="240" w:after="240"/>
              <w:rPr>
                <w:rFonts w:ascii="Arial" w:hAnsi="Arial" w:eastAsia="Times New Roman" w:cs="Arial"/>
                <w:kern w:val="0"/>
                <w:sz w:val="20"/>
                <w:szCs w:val="20"/>
                <w14:ligatures w14:val="none"/>
              </w:rPr>
            </w:pPr>
            <w:r w:rsidRPr="00173DD4">
              <w:rPr>
                <w:rFonts w:ascii="Arial" w:hAnsi="Arial" w:eastAsia="Times New Roman" w:cs="Arial"/>
                <w:color w:val="202122"/>
                <w:kern w:val="0"/>
                <w:sz w:val="20"/>
                <w:szCs w:val="20"/>
                <w14:ligatures w14:val="none"/>
              </w:rPr>
              <w:t>33% increase in memory capacity</w:t>
            </w:r>
          </w:p>
        </w:tc>
      </w:tr>
      <w:tr w:rsidRPr="00A86227" w:rsidR="000F7553" w:rsidTr="00B812B4" w14:paraId="4AD810C7" w14:textId="77777777">
        <w:tc>
          <w:tcPr>
            <w:tcW w:w="1162" w:type="dxa"/>
            <w:tcPrChange w:author="Kellyn Gorman" w:date="2023-03-28T14:56:00Z" w:id="179">
              <w:tcPr>
                <w:tcW w:w="1162" w:type="dxa"/>
              </w:tcPr>
            </w:tcPrChange>
          </w:tcPr>
          <w:p w:rsidRPr="00A86227" w:rsidR="000F7553" w:rsidP="00852CC2" w:rsidRDefault="000F7553" w14:paraId="766C808F" w14:textId="2177C273">
            <w:pPr>
              <w:spacing w:before="240" w:after="240"/>
              <w:rPr>
                <w:rFonts w:ascii="Times New Roman" w:hAnsi="Times New Roman" w:eastAsia="Times New Roman" w:cs="Times New Roman"/>
                <w:kern w:val="0"/>
                <w:sz w:val="20"/>
                <w:szCs w:val="20"/>
                <w14:ligatures w14:val="none"/>
              </w:rPr>
            </w:pPr>
          </w:p>
        </w:tc>
        <w:tc>
          <w:tcPr>
            <w:tcW w:w="4860" w:type="dxa"/>
            <w:shd w:val="clear" w:color="auto" w:fill="D9E2F3" w:themeFill="accent1" w:themeFillTint="33"/>
            <w:tcPrChange w:author="Kellyn Gorman" w:date="2023-03-28T14:56:00Z" w:id="180">
              <w:tcPr>
                <w:tcW w:w="3600" w:type="dxa"/>
                <w:shd w:val="clear" w:color="auto" w:fill="D9E2F3" w:themeFill="accent1" w:themeFillTint="33"/>
              </w:tcPr>
            </w:tcPrChange>
          </w:tcPr>
          <w:p w:rsidRPr="00173DD4" w:rsidR="000F7553" w:rsidP="00852CC2" w:rsidRDefault="000F7553" w14:paraId="3B8CE430" w14:textId="2838D53C">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Smart Scan performance optimizations</w:t>
            </w:r>
          </w:p>
        </w:tc>
        <w:tc>
          <w:tcPr>
            <w:tcW w:w="5850" w:type="dxa"/>
            <w:shd w:val="clear" w:color="auto" w:fill="D9E2F3" w:themeFill="accent1" w:themeFillTint="33"/>
            <w:tcPrChange w:author="Kellyn Gorman" w:date="2023-03-28T14:56:00Z" w:id="181">
              <w:tcPr>
                <w:tcW w:w="4140" w:type="dxa"/>
                <w:shd w:val="clear" w:color="auto" w:fill="D9E2F3" w:themeFill="accent1" w:themeFillTint="33"/>
              </w:tcPr>
            </w:tcPrChange>
          </w:tcPr>
          <w:p w:rsidRPr="00173DD4" w:rsidR="000F7553" w:rsidP="00852CC2" w:rsidRDefault="000F7553" w14:paraId="271AD131" w14:textId="233DC9A4">
            <w:pPr>
              <w:spacing w:before="240" w:after="240"/>
              <w:rPr>
                <w:rFonts w:ascii="Times New Roman" w:hAnsi="Times New Roman" w:eastAsia="Times New Roman" w:cs="Times New Roman"/>
                <w:kern w:val="0"/>
                <w:sz w:val="20"/>
                <w:szCs w:val="20"/>
                <w14:ligatures w14:val="none"/>
              </w:rPr>
            </w:pPr>
            <w:r w:rsidRPr="00173DD4">
              <w:rPr>
                <w:rFonts w:ascii="Arial" w:hAnsi="Arial" w:eastAsia="Times New Roman" w:cs="Arial"/>
                <w:color w:val="202122"/>
                <w:kern w:val="0"/>
                <w:sz w:val="20"/>
                <w:szCs w:val="20"/>
                <w14:ligatures w14:val="none"/>
              </w:rPr>
              <w:t>28% increase in disk capacity</w:t>
            </w:r>
          </w:p>
        </w:tc>
      </w:tr>
      <w:tr w:rsidRPr="00A86227" w:rsidR="000F7553" w:rsidTr="00B812B4" w14:paraId="05D7BC59" w14:textId="2A703025">
        <w:tc>
          <w:tcPr>
            <w:tcW w:w="1162" w:type="dxa"/>
            <w:hideMark/>
            <w:tcPrChange w:author="Kellyn Gorman" w:date="2023-03-28T14:56:00Z" w:id="182">
              <w:tcPr>
                <w:tcW w:w="1162" w:type="dxa"/>
                <w:hideMark/>
              </w:tcPr>
            </w:tcPrChange>
          </w:tcPr>
          <w:p w:rsidRPr="00A86227" w:rsidR="000F7553" w:rsidP="00852CC2" w:rsidRDefault="000F7553" w14:paraId="4D1EF5B1" w14:textId="1DFFC2B9">
            <w:pPr>
              <w:spacing w:before="240" w:after="240"/>
              <w:rPr>
                <w:rFonts w:ascii="Arial" w:hAnsi="Arial" w:eastAsia="Times New Roman" w:cs="Arial"/>
                <w:color w:val="202122"/>
                <w:kern w:val="0"/>
                <w:sz w:val="21"/>
                <w:szCs w:val="21"/>
                <w14:ligatures w14:val="none"/>
              </w:rPr>
            </w:pPr>
          </w:p>
        </w:tc>
        <w:tc>
          <w:tcPr>
            <w:tcW w:w="4860" w:type="dxa"/>
            <w:shd w:val="clear" w:color="auto" w:fill="D9E2F3" w:themeFill="accent1" w:themeFillTint="33"/>
            <w:hideMark/>
            <w:tcPrChange w:author="Kellyn Gorman" w:date="2023-03-28T14:56:00Z" w:id="183">
              <w:tcPr>
                <w:tcW w:w="3600" w:type="dxa"/>
                <w:shd w:val="clear" w:color="auto" w:fill="D9E2F3" w:themeFill="accent1" w:themeFillTint="33"/>
                <w:hideMark/>
              </w:tcPr>
            </w:tcPrChange>
          </w:tcPr>
          <w:p w:rsidRPr="00173DD4" w:rsidR="000F7553" w:rsidP="00852CC2" w:rsidRDefault="00173DD4" w14:paraId="37C46EB4" w14:textId="699B21B4">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Secure RDMA fabric isolation</w:t>
            </w:r>
          </w:p>
        </w:tc>
        <w:tc>
          <w:tcPr>
            <w:tcW w:w="5850" w:type="dxa"/>
            <w:shd w:val="clear" w:color="auto" w:fill="D9E2F3" w:themeFill="accent1" w:themeFillTint="33"/>
            <w:tcPrChange w:author="Kellyn Gorman" w:date="2023-03-28T14:56:00Z" w:id="184">
              <w:tcPr>
                <w:tcW w:w="4140" w:type="dxa"/>
                <w:shd w:val="clear" w:color="auto" w:fill="D9E2F3" w:themeFill="accent1" w:themeFillTint="33"/>
              </w:tcPr>
            </w:tcPrChange>
          </w:tcPr>
          <w:p w:rsidRPr="00173DD4" w:rsidR="000F7553" w:rsidP="00852CC2" w:rsidRDefault="000F7553" w14:paraId="2CF3BF54" w14:textId="12BB2445">
            <w:pPr>
              <w:rPr>
                <w:sz w:val="20"/>
                <w:szCs w:val="20"/>
              </w:rPr>
            </w:pPr>
            <w:r w:rsidRPr="00173DD4">
              <w:rPr>
                <w:rFonts w:ascii="Arial" w:hAnsi="Arial" w:eastAsia="Times New Roman" w:cs="Arial"/>
                <w:color w:val="202122"/>
                <w:kern w:val="0"/>
                <w:sz w:val="20"/>
                <w:szCs w:val="20"/>
                <w14:ligatures w14:val="none"/>
              </w:rPr>
              <w:t>1.8x greater internal fabric bandwidth (PCIe 4.0)</w:t>
            </w:r>
          </w:p>
        </w:tc>
      </w:tr>
      <w:tr w:rsidRPr="00A86227" w:rsidR="000F7553" w:rsidTr="00B812B4" w14:paraId="1045A167" w14:textId="77777777">
        <w:tc>
          <w:tcPr>
            <w:tcW w:w="1162" w:type="dxa"/>
            <w:hideMark/>
            <w:tcPrChange w:author="Kellyn Gorman" w:date="2023-03-28T14:56:00Z" w:id="185">
              <w:tcPr>
                <w:tcW w:w="1162" w:type="dxa"/>
                <w:hideMark/>
              </w:tcPr>
            </w:tcPrChange>
          </w:tcPr>
          <w:p w:rsidRPr="00A86227" w:rsidR="000F7553" w:rsidP="00852CC2" w:rsidRDefault="000F7553" w14:paraId="4061445A" w14:textId="77777777">
            <w:pPr>
              <w:spacing w:before="240" w:after="240"/>
              <w:rPr>
                <w:rFonts w:ascii="Arial" w:hAnsi="Arial" w:eastAsia="Times New Roman" w:cs="Arial"/>
                <w:color w:val="202122"/>
                <w:kern w:val="0"/>
                <w:sz w:val="21"/>
                <w:szCs w:val="21"/>
                <w14:ligatures w14:val="none"/>
              </w:rPr>
            </w:pPr>
          </w:p>
        </w:tc>
        <w:tc>
          <w:tcPr>
            <w:tcW w:w="4860" w:type="dxa"/>
            <w:shd w:val="clear" w:color="auto" w:fill="D9E2F3" w:themeFill="accent1" w:themeFillTint="33"/>
            <w:hideMark/>
            <w:tcPrChange w:author="Kellyn Gorman" w:date="2023-03-28T14:56:00Z" w:id="186">
              <w:tcPr>
                <w:tcW w:w="3600" w:type="dxa"/>
                <w:shd w:val="clear" w:color="auto" w:fill="D9E2F3" w:themeFill="accent1" w:themeFillTint="33"/>
                <w:hideMark/>
              </w:tcPr>
            </w:tcPrChange>
          </w:tcPr>
          <w:p w:rsidRPr="00173DD4" w:rsidR="000F7553" w:rsidP="00852CC2" w:rsidRDefault="000F7553" w14:paraId="6E87F600" w14:textId="6000844C">
            <w:pPr>
              <w:spacing w:before="240" w:after="240"/>
              <w:rPr>
                <w:rFonts w:ascii="Arial" w:hAnsi="Arial" w:eastAsia="Times New Roman" w:cs="Arial"/>
                <w:color w:val="202122"/>
                <w:kern w:val="0"/>
                <w:sz w:val="20"/>
                <w:szCs w:val="20"/>
                <w14:ligatures w14:val="none"/>
              </w:rPr>
            </w:pPr>
          </w:p>
        </w:tc>
        <w:tc>
          <w:tcPr>
            <w:tcW w:w="5850" w:type="dxa"/>
            <w:shd w:val="clear" w:color="auto" w:fill="D9E2F3" w:themeFill="accent1" w:themeFillTint="33"/>
            <w:hideMark/>
            <w:tcPrChange w:author="Kellyn Gorman" w:date="2023-03-28T14:56:00Z" w:id="187">
              <w:tcPr>
                <w:tcW w:w="4140" w:type="dxa"/>
                <w:shd w:val="clear" w:color="auto" w:fill="D9E2F3" w:themeFill="accent1" w:themeFillTint="33"/>
                <w:hideMark/>
              </w:tcPr>
            </w:tcPrChange>
          </w:tcPr>
          <w:p w:rsidRPr="00173DD4" w:rsidR="000F7553" w:rsidP="00852CC2" w:rsidRDefault="000F7553" w14:paraId="70F55EE0" w14:textId="1B7C29C5">
            <w:pPr>
              <w:spacing w:before="240" w:after="240"/>
              <w:rPr>
                <w:rFonts w:ascii="Arial" w:hAnsi="Arial" w:eastAsia="Times New Roman" w:cs="Arial"/>
                <w:color w:val="202122"/>
                <w:kern w:val="0"/>
                <w:sz w:val="20"/>
                <w:szCs w:val="20"/>
                <w14:ligatures w14:val="none"/>
              </w:rPr>
            </w:pPr>
            <w:r w:rsidRPr="00173DD4">
              <w:rPr>
                <w:rFonts w:ascii="Arial" w:hAnsi="Arial" w:eastAsia="Times New Roman" w:cs="Arial"/>
                <w:color w:val="202122"/>
                <w:kern w:val="0"/>
                <w:sz w:val="20"/>
                <w:szCs w:val="20"/>
                <w14:ligatures w14:val="none"/>
              </w:rPr>
              <w:t>1.8x greater flash bandwidth (PCIe 4.0)</w:t>
            </w:r>
          </w:p>
        </w:tc>
      </w:tr>
    </w:tbl>
    <w:p w:rsidR="0024723A" w:rsidRDefault="0024723A" w14:paraId="1B4511CA" w14:textId="77777777"/>
    <w:p w:rsidR="007467E1" w:rsidRDefault="007467E1" w14:paraId="736E8F8E" w14:textId="77777777"/>
    <w:p w:rsidR="003F57C4" w:rsidP="003F57C4" w:rsidRDefault="003F57C4" w14:paraId="17E78476" w14:textId="77777777">
      <w:pPr>
        <w:pStyle w:val="Heading1"/>
      </w:pPr>
      <w:bookmarkStart w:name="_Toc130909062" w:id="188"/>
      <w:bookmarkStart w:name="_Toc377968052" w:id="799358125"/>
      <w:r w:rsidR="003F57C4">
        <w:rPr/>
        <w:t>Decoupling Exadata to Azure</w:t>
      </w:r>
      <w:bookmarkEnd w:id="188"/>
      <w:bookmarkEnd w:id="799358125"/>
      <w:r w:rsidR="003F57C4">
        <w:rPr/>
        <w:t xml:space="preserve"> </w:t>
      </w:r>
    </w:p>
    <w:p w:rsidR="00757639" w:rsidP="003F57C4" w:rsidRDefault="003F57C4" w14:paraId="6464392C" w14:textId="49C1C840">
      <w:pPr>
        <w:spacing w:after="202"/>
      </w:pPr>
      <w:r w:rsidR="003F57C4">
        <w:rPr/>
        <w:t>Migrating Oracle databases from an Exadata engineered system is a unique opportunity and challenge for the database professional</w:t>
      </w:r>
      <w:r w:rsidR="00587EA5">
        <w:rPr/>
        <w:t xml:space="preserve">. </w:t>
      </w:r>
      <w:r w:rsidR="00AF67A5">
        <w:rPr/>
        <w:t xml:space="preserve">From the </w:t>
      </w:r>
      <w:commentRangeStart w:id="765401274"/>
      <w:r w:rsidR="00AF67A5">
        <w:rPr/>
        <w:t>tables</w:t>
      </w:r>
      <w:commentRangeEnd w:id="765401274"/>
      <w:r>
        <w:rPr>
          <w:rStyle w:val="CommentReference"/>
        </w:rPr>
        <w:commentReference w:id="765401274"/>
      </w:r>
      <w:r w:rsidR="00AF67A5">
        <w:rPr/>
        <w:t xml:space="preserve"> above, </w:t>
      </w:r>
      <w:r w:rsidR="0016129E">
        <w:rPr/>
        <w:t xml:space="preserve">each newer release offers more features to create Oracle’s flagship solution that can be deployed </w:t>
      </w:r>
      <w:r w:rsidR="00081800">
        <w:rPr/>
        <w:t>on-premises, as a dedicated resource or a service in the Oracle Cloud</w:t>
      </w:r>
      <w:r w:rsidR="00081800">
        <w:rPr/>
        <w:t xml:space="preserve">.  </w:t>
      </w:r>
      <w:r w:rsidR="003F57C4">
        <w:rPr/>
        <w:t xml:space="preserve">Where database migrations </w:t>
      </w:r>
      <w:r w:rsidR="00081800">
        <w:rPr/>
        <w:t xml:space="preserve">from standard infrastructure </w:t>
      </w:r>
      <w:r w:rsidR="003F57C4">
        <w:rPr/>
        <w:t>are vulnerable to failure when</w:t>
      </w:r>
      <w:r w:rsidR="00081800">
        <w:rPr/>
        <w:t xml:space="preserve"> </w:t>
      </w:r>
      <w:r w:rsidR="00031F2B">
        <w:rPr/>
        <w:t xml:space="preserve">simply </w:t>
      </w:r>
      <w:r w:rsidR="00E2326B">
        <w:rPr/>
        <w:t>replicatin</w:t>
      </w:r>
      <w:r w:rsidR="00230E96">
        <w:rPr/>
        <w:t xml:space="preserve">g with cloud </w:t>
      </w:r>
      <w:del w:author="Kellyn Gorman" w:date="2023-03-28T15:05:00Z" w:id="532660034">
        <w:r w:rsidDel="00230E96">
          <w:delText xml:space="preserve">infrastructure, </w:delText>
        </w:r>
        <w:r w:rsidDel="00031F2B">
          <w:delText xml:space="preserve"> Exadata</w:delText>
        </w:r>
      </w:del>
      <w:ins w:author="Kellyn Gorman" w:date="2023-03-28T15:05:00Z" w:id="772063555">
        <w:r w:rsidR="00DC2B54">
          <w:t>infrastructure, Exadata</w:t>
        </w:r>
      </w:ins>
      <w:r w:rsidR="00031F2B">
        <w:rPr/>
        <w:t xml:space="preserve"> databases are </w:t>
      </w:r>
      <w:r w:rsidR="003F57C4">
        <w:rPr/>
        <w:t xml:space="preserve">more </w:t>
      </w:r>
      <w:r w:rsidR="00F6308B">
        <w:rPr/>
        <w:t>so since</w:t>
      </w:r>
      <w:r w:rsidR="00FF3875">
        <w:rPr/>
        <w:t xml:space="preserve"> 70% of the components and features</w:t>
      </w:r>
      <w:r w:rsidR="00F6308B">
        <w:rPr/>
        <w:t xml:space="preserve"> have no way to be </w:t>
      </w:r>
      <w:r w:rsidR="00775882">
        <w:rPr/>
        <w:t>shifted</w:t>
      </w:r>
      <w:r w:rsidR="00FF3875">
        <w:rPr/>
        <w:t xml:space="preserve">. </w:t>
      </w:r>
      <w:r w:rsidR="00230E96">
        <w:rPr/>
        <w:t xml:space="preserve"> </w:t>
      </w:r>
      <w:r w:rsidR="00230E96">
        <w:rPr/>
        <w:t xml:space="preserve">The only successful path is to </w:t>
      </w:r>
      <w:r w:rsidR="00757639">
        <w:rPr/>
        <w:t>understand the workload deeply to:</w:t>
      </w:r>
    </w:p>
    <w:p w:rsidR="00757639" w:rsidP="00757639" w:rsidRDefault="00757639" w14:paraId="741F9178" w14:textId="77777777">
      <w:pPr>
        <w:pStyle w:val="ListParagraph"/>
        <w:numPr>
          <w:ilvl w:val="0"/>
          <w:numId w:val="5"/>
        </w:numPr>
        <w:spacing w:after="202"/>
      </w:pPr>
      <w:r>
        <w:t xml:space="preserve"> Understand the real workload demand.</w:t>
      </w:r>
    </w:p>
    <w:p w:rsidR="003F57C4" w:rsidP="00757639" w:rsidRDefault="00757639" w14:paraId="27D14F14" w14:textId="60A73F5A">
      <w:pPr>
        <w:pStyle w:val="ListParagraph"/>
        <w:numPr>
          <w:ilvl w:val="0"/>
          <w:numId w:val="5"/>
        </w:numPr>
        <w:spacing w:after="202"/>
        <w:rPr/>
      </w:pPr>
      <w:r w:rsidR="00757639">
        <w:rPr/>
        <w:t xml:space="preserve"> Know what features </w:t>
      </w:r>
      <w:commentRangeStart w:id="1691183922"/>
      <w:r w:rsidR="00757639">
        <w:rPr/>
        <w:t xml:space="preserve">and </w:t>
      </w:r>
      <w:commentRangeEnd w:id="1691183922"/>
      <w:r>
        <w:rPr>
          <w:rStyle w:val="CommentReference"/>
        </w:rPr>
        <w:commentReference w:id="1691183922"/>
      </w:r>
      <w:r w:rsidR="00757639">
        <w:rPr/>
        <w:t xml:space="preserve">infrastructure and produce </w:t>
      </w:r>
      <w:r w:rsidR="00757639">
        <w:rPr/>
        <w:t>similar results</w:t>
      </w:r>
      <w:r w:rsidR="00757639">
        <w:rPr/>
        <w:t xml:space="preserve"> to Exadata features.</w:t>
      </w:r>
      <w:r w:rsidR="00AF0C3D">
        <w:rPr/>
        <w:t xml:space="preserve"> </w:t>
      </w:r>
    </w:p>
    <w:p w:rsidR="00FF3875" w:rsidP="003F57C4" w:rsidRDefault="00757639" w14:paraId="1E380188" w14:textId="40269937">
      <w:pPr>
        <w:spacing w:after="202"/>
      </w:pPr>
      <w:r>
        <w:t>With this knowledge, we can</w:t>
      </w:r>
      <w:r w:rsidR="00FF3875">
        <w:t xml:space="preserve"> deco</w:t>
      </w:r>
      <w:r w:rsidR="009D18BD">
        <w:t>uple even some of the largest</w:t>
      </w:r>
      <w:r w:rsidR="00FF3875">
        <w:t xml:space="preserve"> Exadata</w:t>
      </w:r>
      <w:r w:rsidR="009D18BD">
        <w:t xml:space="preserve"> database workloads</w:t>
      </w:r>
      <w:r w:rsidR="002F2450">
        <w:t>.  I</w:t>
      </w:r>
      <w:r w:rsidR="009D18BD">
        <w:t>t may be the</w:t>
      </w:r>
      <w:r w:rsidR="002F2450">
        <w:t xml:space="preserve"> only way to successfully </w:t>
      </w:r>
      <w:del w:author="Kellyn Gorman" w:date="2023-03-28T15:05:00Z" w:id="191">
        <w:r w:rsidDel="00CC3F98" w:rsidR="002F2450">
          <w:delText>migrate</w:delText>
        </w:r>
      </w:del>
      <w:ins w:author="Kellyn Gorman" w:date="2023-03-28T15:05:00Z" w:id="192">
        <w:r w:rsidR="00CC3F98">
          <w:t>migrate to</w:t>
        </w:r>
      </w:ins>
      <w:r w:rsidR="002F2450">
        <w:t xml:space="preserve"> the Oracle database if the customer wishes to stay on Oracle</w:t>
      </w:r>
      <w:r w:rsidR="007902EB">
        <w:t xml:space="preserve"> but migrate to Azure</w:t>
      </w:r>
      <w:r w:rsidR="002F2450">
        <w:t>.</w:t>
      </w:r>
    </w:p>
    <w:p w:rsidR="003F57C4" w:rsidP="003F57C4" w:rsidRDefault="003F57C4" w14:paraId="23D36C30" w14:textId="77777777">
      <w:pPr>
        <w:pStyle w:val="Heading2"/>
        <w:ind w:left="-5"/>
      </w:pPr>
      <w:bookmarkStart w:name="_Toc130909063" w:id="193"/>
      <w:bookmarkStart w:name="_Toc1618144178" w:id="1879248511"/>
      <w:r w:rsidR="003F57C4">
        <w:rPr/>
        <w:t>Understanding Exadata</w:t>
      </w:r>
      <w:bookmarkEnd w:id="193"/>
      <w:bookmarkEnd w:id="1879248511"/>
      <w:r w:rsidR="003F57C4">
        <w:rPr/>
        <w:t xml:space="preserve"> </w:t>
      </w:r>
    </w:p>
    <w:p w:rsidR="003F57C4" w:rsidP="003F57C4" w:rsidRDefault="003F57C4" w14:paraId="0679BE6B" w14:textId="77777777">
      <w:pPr>
        <w:spacing w:after="0"/>
        <w:jc w:val="right"/>
      </w:pPr>
      <w:r>
        <w:rPr>
          <w:noProof/>
        </w:rPr>
        <w:drawing>
          <wp:anchor distT="0" distB="0" distL="114300" distR="114300" simplePos="0" relativeHeight="251658240" behindDoc="0" locked="0" layoutInCell="1" allowOverlap="1" wp14:anchorId="08060F36" wp14:editId="37FA035A">
            <wp:simplePos x="0" y="0"/>
            <wp:positionH relativeFrom="column">
              <wp:posOffset>782</wp:posOffset>
            </wp:positionH>
            <wp:positionV relativeFrom="paragraph">
              <wp:posOffset>-29229197</wp:posOffset>
            </wp:positionV>
            <wp:extent cx="7393353" cy="2696308"/>
            <wp:effectExtent l="0" t="0" r="0" b="0"/>
            <wp:wrapTopAndBottom/>
            <wp:docPr id="110" name="Picture 110" descr="Diagram, 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0" name="Picture 110" descr="Diagram, calenda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401135" cy="2699146"/>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Pr="00D2694A" w:rsidR="009B5B40" w:rsidP="003F57C4" w:rsidRDefault="00D2694A" w14:paraId="703AF82C" w14:textId="304C99BD">
      <w:pPr>
        <w:rPr>
          <w:rStyle w:val="IntenseEmphasis"/>
          <w:rPrChange w:author="Kellyn Gorman" w:date="2023-03-28T15:13:00Z" w:id="194">
            <w:rPr/>
          </w:rPrChange>
        </w:rPr>
      </w:pPr>
      <w:ins w:author="Kellyn Gorman" w:date="2023-03-28T15:13:00Z" w:id="195">
        <w:r w:rsidRPr="00D2694A">
          <w:rPr>
            <w:rStyle w:val="IntenseEmphasis"/>
            <w:rPrChange w:author="Kellyn Gorman" w:date="2023-03-28T15:13:00Z" w:id="196">
              <w:rPr/>
            </w:rPrChange>
          </w:rPr>
          <w:t>Oracle’s Promotional Slide for Exadata</w:t>
        </w:r>
      </w:ins>
    </w:p>
    <w:p w:rsidR="009B5B40" w:rsidP="003F57C4" w:rsidRDefault="009B5B40" w14:paraId="07D6A265" w14:textId="77777777"/>
    <w:p w:rsidR="00100390" w:rsidP="003F57C4" w:rsidRDefault="003F57C4" w14:paraId="36C0DAE9" w14:textId="47905DAE">
      <w:r>
        <w:t xml:space="preserve">What is important to discern from </w:t>
      </w:r>
      <w:r w:rsidR="00804C34">
        <w:t xml:space="preserve">the list </w:t>
      </w:r>
      <w:del w:author="Kellyn Gorman" w:date="2023-03-28T14:57:00Z" w:id="197">
        <w:r w:rsidDel="00B812B4" w:rsidR="00804C34">
          <w:delText>above,</w:delText>
        </w:r>
      </w:del>
      <w:ins w:author="Kellyn Gorman" w:date="2023-03-28T14:57:00Z" w:id="198">
        <w:r w:rsidR="00B812B4">
          <w:t>above</w:t>
        </w:r>
      </w:ins>
      <w:r>
        <w:t xml:space="preserve"> is that many of the features that are touted by Exadata are </w:t>
      </w:r>
      <w:del w:author="Kellyn Gorman" w:date="2023-03-28T14:57:00Z" w:id="199">
        <w:r w:rsidDel="00B812B4">
          <w:delText>actually features</w:delText>
        </w:r>
      </w:del>
      <w:ins w:author="Kellyn Gorman" w:date="2023-03-28T14:57:00Z" w:id="200">
        <w:r w:rsidR="00B812B4">
          <w:t>features</w:t>
        </w:r>
      </w:ins>
      <w:r>
        <w:t xml:space="preserve"> </w:t>
      </w:r>
      <w:r w:rsidR="00804C34">
        <w:t xml:space="preserve">available to any Oracle database and can simply be </w:t>
      </w:r>
      <w:r w:rsidR="00100390">
        <w:t>licensed separately:</w:t>
      </w:r>
    </w:p>
    <w:p w:rsidR="003F57C4" w:rsidP="00844817" w:rsidRDefault="00844817" w14:paraId="5E6766C3" w14:textId="0B1AC3C0">
      <w:pPr>
        <w:pStyle w:val="ListParagraph"/>
        <w:numPr>
          <w:ilvl w:val="0"/>
          <w:numId w:val="6"/>
        </w:numPr>
      </w:pPr>
      <w:r>
        <w:t>Multitenant</w:t>
      </w:r>
    </w:p>
    <w:p w:rsidR="00844817" w:rsidP="00844817" w:rsidRDefault="00844817" w14:paraId="18A08C8A" w14:textId="32F1BDB0">
      <w:pPr>
        <w:pStyle w:val="ListParagraph"/>
        <w:numPr>
          <w:ilvl w:val="0"/>
          <w:numId w:val="6"/>
        </w:numPr>
      </w:pPr>
      <w:r>
        <w:t>In-Memory DB</w:t>
      </w:r>
    </w:p>
    <w:p w:rsidR="00844817" w:rsidP="00844817" w:rsidRDefault="00844817" w14:paraId="46115FA5" w14:textId="42997CD6">
      <w:pPr>
        <w:pStyle w:val="ListParagraph"/>
        <w:numPr>
          <w:ilvl w:val="0"/>
          <w:numId w:val="6"/>
        </w:numPr>
      </w:pPr>
      <w:r>
        <w:t>Active DataGuard</w:t>
      </w:r>
    </w:p>
    <w:p w:rsidR="00844817" w:rsidP="00844817" w:rsidRDefault="00844817" w14:paraId="45C670E5" w14:textId="5E3B033D">
      <w:pPr>
        <w:pStyle w:val="ListParagraph"/>
        <w:numPr>
          <w:ilvl w:val="0"/>
          <w:numId w:val="6"/>
        </w:numPr>
      </w:pPr>
      <w:r>
        <w:t>Partitioning</w:t>
      </w:r>
    </w:p>
    <w:p w:rsidR="00844817" w:rsidP="00844817" w:rsidRDefault="00844817" w14:paraId="035B2F5F" w14:textId="043CFBB1">
      <w:pPr>
        <w:pStyle w:val="ListParagraph"/>
        <w:numPr>
          <w:ilvl w:val="0"/>
          <w:numId w:val="6"/>
        </w:numPr>
      </w:pPr>
      <w:r>
        <w:t>Advanced Compression</w:t>
      </w:r>
    </w:p>
    <w:p w:rsidR="00844817" w:rsidP="00844817" w:rsidRDefault="00844817" w14:paraId="670F940B" w14:textId="5D76D550">
      <w:pPr>
        <w:pStyle w:val="ListParagraph"/>
        <w:numPr>
          <w:ilvl w:val="0"/>
          <w:numId w:val="6"/>
        </w:numPr>
      </w:pPr>
      <w:r>
        <w:t>Advanced Security/DB Vault</w:t>
      </w:r>
    </w:p>
    <w:p w:rsidR="00844817" w:rsidP="00844817" w:rsidRDefault="00844817" w14:paraId="2DBDB11D" w14:textId="22C49289">
      <w:pPr>
        <w:pStyle w:val="ListParagraph"/>
        <w:numPr>
          <w:ilvl w:val="0"/>
          <w:numId w:val="6"/>
        </w:numPr>
      </w:pPr>
      <w:r>
        <w:t>Real Application Testing</w:t>
      </w:r>
    </w:p>
    <w:p w:rsidR="00844817" w:rsidP="00844817" w:rsidRDefault="00ED7954" w14:paraId="426C8CA2" w14:textId="2554AA34">
      <w:pPr>
        <w:pStyle w:val="ListParagraph"/>
        <w:numPr>
          <w:ilvl w:val="0"/>
          <w:numId w:val="6"/>
        </w:numPr>
      </w:pPr>
      <w:r>
        <w:t>Advanced Analytics</w:t>
      </w:r>
    </w:p>
    <w:p w:rsidR="00ED7954" w:rsidP="00844817" w:rsidRDefault="00ED7954" w14:paraId="26D6DE4F" w14:textId="54CC3A64">
      <w:pPr>
        <w:pStyle w:val="ListParagraph"/>
        <w:numPr>
          <w:ilvl w:val="0"/>
          <w:numId w:val="6"/>
        </w:numPr>
      </w:pPr>
      <w:r>
        <w:t>Management Packs for Oracle Database</w:t>
      </w:r>
    </w:p>
    <w:p w:rsidR="00ED7954" w:rsidP="00844817" w:rsidRDefault="0079106A" w14:paraId="3A66E588" w14:textId="58A48D84">
      <w:pPr>
        <w:pStyle w:val="ListParagraph"/>
        <w:numPr>
          <w:ilvl w:val="0"/>
          <w:numId w:val="6"/>
        </w:numPr>
      </w:pPr>
      <w:r>
        <w:t>IO Resource Manager</w:t>
      </w:r>
    </w:p>
    <w:p w:rsidR="003F57C4" w:rsidP="003F57C4" w:rsidRDefault="003F57C4" w14:paraId="3FDE41B9" w14:textId="77777777">
      <w:pPr>
        <w:pStyle w:val="Heading2"/>
        <w:ind w:left="-5"/>
      </w:pPr>
      <w:bookmarkStart w:name="_Toc130909064" w:id="201"/>
      <w:bookmarkStart w:name="_Toc1847449340" w:id="171937065"/>
      <w:r w:rsidR="003F57C4">
        <w:rPr/>
        <w:t>Understanding Real Application Clusters, (RAC)</w:t>
      </w:r>
      <w:bookmarkEnd w:id="201"/>
      <w:bookmarkEnd w:id="171937065"/>
      <w:r w:rsidR="003F57C4">
        <w:rPr/>
        <w:t xml:space="preserve"> </w:t>
      </w:r>
    </w:p>
    <w:p w:rsidR="003F57C4" w:rsidP="003F57C4" w:rsidRDefault="003F57C4" w14:paraId="4C8C2BDA" w14:textId="53599A97">
      <w:pPr>
        <w:spacing w:after="192"/>
      </w:pPr>
      <w:r>
        <w:t xml:space="preserve">Oracle Real Application Cluster, (RAC) is </w:t>
      </w:r>
      <w:del w:author="Kellyn Gorman" w:date="2023-03-28T14:57:00Z" w:id="202">
        <w:r w:rsidDel="00B812B4">
          <w:delText>a software</w:delText>
        </w:r>
      </w:del>
      <w:ins w:author="Kellyn Gorman" w:date="2023-03-28T14:57:00Z" w:id="203">
        <w:r w:rsidR="00B812B4">
          <w:t>software</w:t>
        </w:r>
      </w:ins>
      <w:r>
        <w:t xml:space="preserve"> with hardware clustering </w:t>
      </w:r>
      <w:del w:author="Kellyn Gorman" w:date="2023-03-28T15:05:00Z" w:id="204">
        <w:r w:rsidDel="00CC3F98">
          <w:delText>solution</w:delText>
        </w:r>
      </w:del>
      <w:ins w:author="Kellyn Gorman" w:date="2023-03-28T15:05:00Z" w:id="205">
        <w:r w:rsidR="00CC3F98">
          <w:t>solutions</w:t>
        </w:r>
      </w:ins>
      <w:r>
        <w:t xml:space="preserve"> that has been very successful for Oracle enterprise database solutions.  For onprem databases, it contains </w:t>
      </w:r>
      <w:del w:author="Kellyn Gorman" w:date="2023-03-28T14:57:00Z" w:id="206">
        <w:r w:rsidDel="00B812B4">
          <w:delText>a number of</w:delText>
        </w:r>
      </w:del>
      <w:ins w:author="Kellyn Gorman" w:date="2023-03-28T14:57:00Z" w:id="207">
        <w:r w:rsidR="00B812B4">
          <w:t>several</w:t>
        </w:r>
      </w:ins>
      <w:r>
        <w:t xml:space="preserve"> great features that the DBA has become dependent on and may misinterpret as FULL high availability when it only satisfies a small subset of the requirements.  These features include: </w:t>
      </w:r>
    </w:p>
    <w:p w:rsidR="003F57C4" w:rsidP="003F57C4" w:rsidRDefault="007A5D6F" w14:paraId="387B1546" w14:textId="03EF0122">
      <w:pPr>
        <w:numPr>
          <w:ilvl w:val="0"/>
          <w:numId w:val="1"/>
        </w:numPr>
        <w:spacing w:after="32" w:line="258" w:lineRule="auto"/>
        <w:ind w:right="36" w:hanging="360"/>
      </w:pPr>
      <w:r>
        <w:t>Instance resiliency</w:t>
      </w:r>
    </w:p>
    <w:p w:rsidR="003F57C4" w:rsidP="003F57C4" w:rsidRDefault="003F57C4" w14:paraId="64EBF86B" w14:textId="77777777">
      <w:pPr>
        <w:numPr>
          <w:ilvl w:val="0"/>
          <w:numId w:val="1"/>
        </w:numPr>
        <w:spacing w:after="161" w:line="258" w:lineRule="auto"/>
        <w:ind w:right="36" w:hanging="360"/>
      </w:pPr>
      <w:r>
        <w:t xml:space="preserve">Rollover patching </w:t>
      </w:r>
    </w:p>
    <w:p w:rsidR="003F57C4" w:rsidP="003F57C4" w:rsidRDefault="003F57C4" w14:paraId="4BA6007B" w14:textId="4951F83B">
      <w:pPr>
        <w:spacing w:after="195"/>
      </w:pPr>
      <w:r>
        <w:t>Where Real Application Cluster, (RAC) doesn</w:t>
      </w:r>
      <w:r>
        <w:rPr>
          <w:rFonts w:ascii="Calibri" w:hAnsi="Calibri" w:eastAsia="Calibri" w:cs="Calibri"/>
        </w:rPr>
        <w:t>’</w:t>
      </w:r>
      <w:r>
        <w:t xml:space="preserve">t meet high availability is evident when reading through </w:t>
      </w:r>
      <w:hyperlink r:id="rId11">
        <w:r>
          <w:rPr>
            <w:color w:val="0563C1"/>
            <w:u w:val="single" w:color="0563C1"/>
          </w:rPr>
          <w:t>Oracle</w:t>
        </w:r>
      </w:hyperlink>
      <w:hyperlink r:id="rId12">
        <w:r>
          <w:rPr>
            <w:rFonts w:ascii="Calibri" w:hAnsi="Calibri" w:eastAsia="Calibri" w:cs="Calibri"/>
            <w:color w:val="0563C1"/>
            <w:u w:val="single" w:color="0563C1"/>
          </w:rPr>
          <w:t>’s M</w:t>
        </w:r>
      </w:hyperlink>
      <w:hyperlink r:id="rId13">
        <w:r>
          <w:rPr>
            <w:color w:val="0563C1"/>
            <w:u w:val="single" w:color="0563C1"/>
          </w:rPr>
          <w:t>aximum Availability Architecture</w:t>
        </w:r>
      </w:hyperlink>
      <w:hyperlink r:id="rId14">
        <w:r>
          <w:t>,</w:t>
        </w:r>
      </w:hyperlink>
      <w:r>
        <w:t xml:space="preserve"> (MAA) which is the standard grade of high availability for an Oracle database environment.  RAC is simply a suggestion and not a requirement to meet MAA</w:t>
      </w:r>
      <w:r w:rsidR="00231D05">
        <w:t xml:space="preserve"> in many instances and as Azure is not an applies-to-apples comparison to </w:t>
      </w:r>
      <w:r w:rsidR="00174EEA">
        <w:t xml:space="preserve">any standard data center, closest MAA architecture requires us to review bronze level and above to identify </w:t>
      </w:r>
      <w:r w:rsidR="00A2268E">
        <w:t>high availability that makes sense for our customers.  The reasons for this are:</w:t>
      </w:r>
      <w:r>
        <w:t xml:space="preserve">  </w:t>
      </w:r>
    </w:p>
    <w:p w:rsidR="003F57C4" w:rsidP="003F57C4" w:rsidRDefault="003F57C4" w14:paraId="3A6D3FD5" w14:textId="77777777">
      <w:pPr>
        <w:numPr>
          <w:ilvl w:val="1"/>
          <w:numId w:val="1"/>
        </w:numPr>
        <w:spacing w:after="32" w:line="258" w:lineRule="auto"/>
        <w:ind w:right="36" w:hanging="360"/>
        <w:rPr/>
      </w:pPr>
      <w:commentRangeStart w:id="1222323286"/>
      <w:r w:rsidR="003F57C4">
        <w:rPr/>
        <w:t xml:space="preserve">RAC nodes, by </w:t>
      </w:r>
      <w:r w:rsidR="003F57C4">
        <w:rPr/>
        <w:t>default</w:t>
      </w:r>
      <w:r w:rsidR="003F57C4">
        <w:rPr/>
        <w:t xml:space="preserve"> all </w:t>
      </w:r>
      <w:r w:rsidR="003F57C4">
        <w:rPr/>
        <w:t>reside</w:t>
      </w:r>
      <w:r w:rsidR="003F57C4">
        <w:rPr/>
        <w:t xml:space="preserve"> in a single datacenter</w:t>
      </w:r>
      <w:commentRangeEnd w:id="1222323286"/>
      <w:r>
        <w:rPr>
          <w:rStyle w:val="CommentReference"/>
        </w:rPr>
        <w:commentReference w:id="1222323286"/>
      </w:r>
      <w:r w:rsidR="003F57C4">
        <w:rPr/>
        <w:t xml:space="preserve">, leaving them vulnerable to disaster. </w:t>
      </w:r>
    </w:p>
    <w:p w:rsidR="003F57C4" w:rsidP="003F57C4" w:rsidRDefault="003F57C4" w14:paraId="0C369D5B" w14:textId="77777777">
      <w:pPr>
        <w:numPr>
          <w:ilvl w:val="1"/>
          <w:numId w:val="1"/>
        </w:numPr>
        <w:spacing w:after="32" w:line="258" w:lineRule="auto"/>
        <w:ind w:right="36" w:hanging="360"/>
      </w:pPr>
      <w:r>
        <w:t>A RAC environment corresponds to a single database, which doesn</w:t>
      </w:r>
      <w:r>
        <w:rPr>
          <w:rFonts w:ascii="Calibri" w:hAnsi="Calibri" w:eastAsia="Calibri" w:cs="Calibri"/>
        </w:rPr>
        <w:t>’</w:t>
      </w:r>
      <w:r>
        <w:t xml:space="preserve">t protect from database corruption. </w:t>
      </w:r>
    </w:p>
    <w:p w:rsidR="003F57C4" w:rsidP="003F57C4" w:rsidRDefault="003F57C4" w14:paraId="263F70C5" w14:textId="77777777">
      <w:pPr>
        <w:numPr>
          <w:ilvl w:val="1"/>
          <w:numId w:val="1"/>
        </w:numPr>
        <w:spacing w:after="32" w:line="258" w:lineRule="auto"/>
        <w:ind w:right="36" w:hanging="360"/>
      </w:pPr>
      <w:r>
        <w:t xml:space="preserve">Often, a failover will cause failure due to resource demands once nodes evict from the environment, as RAC is better suited to scalability. </w:t>
      </w:r>
    </w:p>
    <w:p w:rsidR="003F57C4" w:rsidP="003F57C4" w:rsidRDefault="003F57C4" w14:paraId="6AD5FEB2" w14:textId="5748C07F">
      <w:pPr>
        <w:numPr>
          <w:ilvl w:val="1"/>
          <w:numId w:val="1"/>
        </w:numPr>
        <w:spacing w:after="159" w:line="258" w:lineRule="auto"/>
        <w:ind w:right="36" w:hanging="360"/>
      </w:pPr>
      <w:r>
        <w:t>Oracle Dataguard IS a requirement for any MAA bronze or above configuration to meet HA and DR requirements</w:t>
      </w:r>
      <w:r w:rsidR="004B27FB">
        <w:t>, which is very similar to our own Always-on Availability Groups in Azure</w:t>
      </w:r>
      <w:r>
        <w:t xml:space="preserve">. </w:t>
      </w:r>
    </w:p>
    <w:p w:rsidR="003F57C4" w:rsidP="003F57C4" w:rsidRDefault="003F57C4" w14:paraId="2E98D74B" w14:textId="7FA1A04C">
      <w:pPr>
        <w:spacing w:after="116"/>
      </w:pPr>
      <w:r>
        <w:t xml:space="preserve">RAC offers the DBA a multi-node, (host) scalability and with load balancing, can divert workload evenly or directly to separate nodes.  The scan listener receives requests and directs them to the RAC node to be processed by the single database.  RAC consists of a single database though, so if there is database corruption, a standby database served by Oracle Dataguard </w:t>
      </w:r>
      <w:r w:rsidR="001D69E4">
        <w:t>is still required for fail</w:t>
      </w:r>
      <w:r>
        <w:t xml:space="preserve"> over till the RAC environment is recovered.  The key to RAC is the shared storage, </w:t>
      </w:r>
      <w:r w:rsidR="001D69E4">
        <w:t xml:space="preserve">but in any </w:t>
      </w:r>
      <w:r w:rsidR="00A64C81">
        <w:t>version, RAC one-node or multi-</w:t>
      </w:r>
      <w:del w:author="Kellyn Gorman" w:date="2023-03-28T14:57:00Z" w:id="208">
        <w:r w:rsidDel="00165401" w:rsidR="00A64C81">
          <w:delText xml:space="preserve">node, </w:delText>
        </w:r>
        <w:r w:rsidDel="00165401">
          <w:delText xml:space="preserve"> </w:delText>
        </w:r>
        <w:r w:rsidDel="00165401" w:rsidR="00A64C81">
          <w:delText>Oracle</w:delText>
        </w:r>
      </w:del>
      <w:ins w:author="Kellyn Gorman" w:date="2023-03-28T14:57:00Z" w:id="209">
        <w:r w:rsidR="00165401">
          <w:t>node, Oracle</w:t>
        </w:r>
      </w:ins>
      <w:r w:rsidR="00A64C81">
        <w:t xml:space="preserve"> </w:t>
      </w:r>
      <w:r w:rsidR="00234F2D">
        <w:t>doesn’t support the product in</w:t>
      </w:r>
      <w:r>
        <w:t xml:space="preserve"> any third-party cloud, (including AWS and GCP, not just Azure.)   </w:t>
      </w:r>
    </w:p>
    <w:p w:rsidR="003F57C4" w:rsidP="003F57C4" w:rsidRDefault="003F57C4" w14:paraId="38882FFD" w14:textId="77777777">
      <w:pPr>
        <w:spacing w:after="98"/>
        <w:ind w:right="3361"/>
        <w:jc w:val="center"/>
      </w:pPr>
      <w:r>
        <w:rPr>
          <w:noProof/>
        </w:rPr>
        <w:drawing>
          <wp:inline distT="0" distB="0" distL="0" distR="0" wp14:anchorId="017D6EE6" wp14:editId="44142779">
            <wp:extent cx="3803015" cy="2517013"/>
            <wp:effectExtent l="0" t="0" r="0" b="0"/>
            <wp:docPr id="287" name="Picture 28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7" name="Picture 287" descr="Diagram&#10;&#10;Description automatically generated"/>
                    <pic:cNvPicPr/>
                  </pic:nvPicPr>
                  <pic:blipFill>
                    <a:blip r:embed="rId15"/>
                    <a:stretch>
                      <a:fillRect/>
                    </a:stretch>
                  </pic:blipFill>
                  <pic:spPr>
                    <a:xfrm>
                      <a:off x="0" y="0"/>
                      <a:ext cx="3803015" cy="2517013"/>
                    </a:xfrm>
                    <a:prstGeom prst="rect">
                      <a:avLst/>
                    </a:prstGeom>
                  </pic:spPr>
                </pic:pic>
              </a:graphicData>
            </a:graphic>
          </wp:inline>
        </w:drawing>
      </w:r>
      <w:r>
        <w:t xml:space="preserve"> </w:t>
      </w:r>
    </w:p>
    <w:p w:rsidR="003F57C4" w:rsidP="003F57C4" w:rsidRDefault="003E6005" w14:paraId="5BA5CB49" w14:textId="77777777">
      <w:pPr>
        <w:spacing w:after="0"/>
        <w:rPr>
          <w:i/>
          <w:color w:val="4472C4"/>
        </w:rPr>
      </w:pPr>
      <w:hyperlink r:id="rId16">
        <w:r w:rsidR="003F57C4">
          <w:rPr>
            <w:rFonts w:ascii="Calibri" w:hAnsi="Calibri" w:eastAsia="Calibri" w:cs="Calibri"/>
            <w:i/>
            <w:color w:val="4472C4"/>
          </w:rPr>
          <w:t>Understanding RAC latency</w:t>
        </w:r>
      </w:hyperlink>
      <w:hyperlink r:id="rId17">
        <w:r w:rsidR="003F57C4">
          <w:rPr>
            <w:rFonts w:ascii="Calibri" w:hAnsi="Calibri" w:eastAsia="Calibri" w:cs="Calibri"/>
            <w:i/>
            <w:color w:val="4472C4"/>
          </w:rPr>
          <w:t xml:space="preserve"> </w:t>
        </w:r>
      </w:hyperlink>
    </w:p>
    <w:p w:rsidR="001D3FB9" w:rsidP="003F57C4" w:rsidRDefault="001D3FB9" w14:paraId="12559A02" w14:textId="77777777">
      <w:pPr>
        <w:spacing w:after="0"/>
      </w:pPr>
    </w:p>
    <w:p w:rsidR="003F57C4" w:rsidP="001D3FB9" w:rsidRDefault="003F57C4" w14:paraId="02748936" w14:textId="77777777">
      <w:pPr>
        <w:pStyle w:val="Heading1"/>
      </w:pPr>
      <w:bookmarkStart w:name="_Toc130909065" w:id="210"/>
      <w:bookmarkStart w:name="_Toc1685211136" w:id="956736943"/>
      <w:r w:rsidR="003F57C4">
        <w:rPr/>
        <w:t>Exadata Features vs. Azure Solutions</w:t>
      </w:r>
      <w:bookmarkEnd w:id="210"/>
      <w:bookmarkEnd w:id="956736943"/>
      <w:r w:rsidR="003F57C4">
        <w:rPr/>
        <w:t xml:space="preserve"> </w:t>
      </w:r>
    </w:p>
    <w:p w:rsidR="003F57C4" w:rsidP="003F57C4" w:rsidRDefault="11AF409A" w14:paraId="4BC0A05A" w14:textId="2B804788">
      <w:pPr>
        <w:spacing w:after="195"/>
      </w:pPr>
      <w:r w:rsidR="11AF409A">
        <w:rPr/>
        <w:t>Once the rel</w:t>
      </w:r>
      <w:r w:rsidRPr="46BF2A1A" w:rsidR="11AF409A">
        <w:rPr>
          <w:color w:val="FF0000"/>
          <w:rPrChange w:author="Onder Yildirim" w:date="2023-04-11T18:41:00Z" w:id="680071026"/>
        </w:rPr>
        <w:t xml:space="preserve">ational </w:t>
      </w:r>
      <w:r w:rsidR="11AF409A">
        <w:rPr/>
        <w:t xml:space="preserve">database workload(s) are </w:t>
      </w:r>
      <w:hyperlink r:id="R79a2ef23518f42dd">
        <w:r w:rsidRPr="46BF2A1A" w:rsidR="11AF409A">
          <w:rPr>
            <w:color w:val="0563C1"/>
            <w:u w:val="single"/>
          </w:rPr>
          <w:t>correctly sized for Azure</w:t>
        </w:r>
      </w:hyperlink>
      <w:hyperlink r:id="R999ffdcbf32e46aa">
        <w:r w:rsidR="11AF409A">
          <w:rPr/>
          <w:t>,</w:t>
        </w:r>
      </w:hyperlink>
      <w:r w:rsidR="11AF409A">
        <w:rPr/>
        <w:t xml:space="preserve"> </w:t>
      </w:r>
      <w:commentRangeStart w:id="1717184756"/>
      <w:r w:rsidR="11AF409A">
        <w:rPr/>
        <w:t>the next step is</w:t>
      </w:r>
      <w:commentRangeEnd w:id="1717184756"/>
      <w:r>
        <w:rPr>
          <w:rStyle w:val="CommentReference"/>
        </w:rPr>
        <w:commentReference w:id="1717184756"/>
      </w:r>
      <w:r w:rsidR="11AF409A">
        <w:rPr/>
        <w:t xml:space="preserve"> to </w:t>
      </w:r>
      <w:r w:rsidR="11AF409A">
        <w:rPr/>
        <w:t>identify</w:t>
      </w:r>
      <w:r w:rsidR="11AF409A">
        <w:rPr/>
        <w:t xml:space="preserve"> the software layer of the Exadata features used by each database and how to address them when losing </w:t>
      </w:r>
      <w:commentRangeStart w:id="2047586865"/>
      <w:r w:rsidR="11AF409A">
        <w:rPr/>
        <w:t>these once in the</w:t>
      </w:r>
      <w:ins w:author="Kellyn Gorman" w:date="2023-05-09T00:49:21.335Z" w:id="1788348546">
        <w:r w:rsidR="1899F8B6">
          <w:t xml:space="preserve"> Azure</w:t>
        </w:r>
      </w:ins>
      <w:r w:rsidR="11AF409A">
        <w:rPr/>
        <w:t xml:space="preserve"> cloud. </w:t>
      </w:r>
      <w:commentRangeEnd w:id="2047586865"/>
      <w:r>
        <w:rPr>
          <w:rStyle w:val="CommentReference"/>
        </w:rPr>
        <w:commentReference w:id="2047586865"/>
      </w:r>
    </w:p>
    <w:p w:rsidR="003F57C4" w:rsidP="003F57C4" w:rsidRDefault="003F57C4" w14:paraId="37D47E54" w14:textId="77777777">
      <w:pPr>
        <w:numPr>
          <w:ilvl w:val="0"/>
          <w:numId w:val="2"/>
        </w:numPr>
        <w:spacing w:after="32" w:line="258" w:lineRule="auto"/>
        <w:ind w:right="36" w:hanging="410"/>
      </w:pPr>
      <w:r>
        <w:t xml:space="preserve">Mixed increase/decrease of IO from </w:t>
      </w:r>
      <w:hyperlink r:id="rId20">
        <w:r>
          <w:rPr>
            <w:color w:val="0563C1"/>
            <w:u w:val="single" w:color="0563C1"/>
          </w:rPr>
          <w:t>cell node offloading</w:t>
        </w:r>
      </w:hyperlink>
      <w:hyperlink r:id="rId21">
        <w:r>
          <w:t xml:space="preserve"> </w:t>
        </w:r>
      </w:hyperlink>
    </w:p>
    <w:p w:rsidR="003F57C4" w:rsidP="003F57C4" w:rsidRDefault="003F57C4" w14:paraId="6DFF40FE" w14:textId="5C344271">
      <w:pPr>
        <w:numPr>
          <w:ilvl w:val="1"/>
          <w:numId w:val="2"/>
        </w:numPr>
        <w:spacing w:after="32" w:line="258" w:lineRule="auto"/>
        <w:ind w:right="36" w:hanging="360"/>
      </w:pPr>
      <w:r>
        <w:t xml:space="preserve">Introduce </w:t>
      </w:r>
      <w:r w:rsidR="00484F8D">
        <w:t xml:space="preserve">high IO storage solutions, (Silk, </w:t>
      </w:r>
      <w:r>
        <w:t>ANF</w:t>
      </w:r>
      <w:r w:rsidR="00AD19BF">
        <w:t>, ElasticSAN, etc.</w:t>
      </w:r>
      <w:r>
        <w:t>) to bypass limits</w:t>
      </w:r>
      <w:r w:rsidR="00AD19BF">
        <w:t xml:space="preserve"> for attached stor</w:t>
      </w:r>
      <w:r w:rsidR="33DFA16A">
        <w:t>a</w:t>
      </w:r>
      <w:r w:rsidR="00AD19BF">
        <w:t xml:space="preserve">ge </w:t>
      </w:r>
      <w:r w:rsidR="00A61F2B">
        <w:t>pe</w:t>
      </w:r>
      <w:r>
        <w:t xml:space="preserve">r VM for IOPs/MBPs </w:t>
      </w:r>
    </w:p>
    <w:p w:rsidR="003F57C4" w:rsidP="003F57C4" w:rsidRDefault="003F57C4" w14:paraId="746D405D" w14:textId="011A5C9F">
      <w:pPr>
        <w:numPr>
          <w:ilvl w:val="1"/>
          <w:numId w:val="2"/>
        </w:numPr>
        <w:spacing w:after="32" w:line="258" w:lineRule="auto"/>
        <w:ind w:right="36" w:hanging="360"/>
      </w:pPr>
      <w:r>
        <w:t xml:space="preserve">Ensure sizing is done properly </w:t>
      </w:r>
      <w:r w:rsidR="00A61F2B">
        <w:t xml:space="preserve">and </w:t>
      </w:r>
      <w:r w:rsidR="001D0D96">
        <w:t>escalate to an Oracle SME to verify that the calculations are correct, as sizing out Exadata IO isn’t straightforward.</w:t>
      </w:r>
    </w:p>
    <w:p w:rsidR="003F57C4" w:rsidP="003F57C4" w:rsidRDefault="003F57C4" w14:paraId="1E4B25CD" w14:textId="4ECC9344">
      <w:pPr>
        <w:numPr>
          <w:ilvl w:val="1"/>
          <w:numId w:val="2"/>
        </w:numPr>
        <w:spacing w:after="32" w:line="258" w:lineRule="auto"/>
        <w:ind w:right="36" w:hanging="360"/>
      </w:pPr>
      <w:r>
        <w:t>Use</w:t>
      </w:r>
      <w:r w:rsidR="001D0D96">
        <w:t xml:space="preserve"> storage snapshots </w:t>
      </w:r>
      <w:r>
        <w:t xml:space="preserve">for backups to remove IO demands for </w:t>
      </w:r>
      <w:del w:author="Kellyn Gorman" w:date="2023-03-28T14:58:00Z" w:id="212">
        <w:r w:rsidDel="00165401">
          <w:delText>RMAN</w:delText>
        </w:r>
      </w:del>
      <w:ins w:author="Kellyn Gorman" w:date="2023-03-28T14:58:00Z" w:id="213">
        <w:r w:rsidR="00165401">
          <w:t>RMAN.</w:t>
        </w:r>
      </w:ins>
      <w:r>
        <w:t xml:space="preserve"> </w:t>
      </w:r>
    </w:p>
    <w:p w:rsidR="003F57C4" w:rsidP="003F57C4" w:rsidRDefault="003F57C4" w14:paraId="43F5E03F" w14:textId="79C9CDA8">
      <w:pPr>
        <w:numPr>
          <w:ilvl w:val="1"/>
          <w:numId w:val="2"/>
        </w:numPr>
        <w:spacing w:after="32" w:line="258" w:lineRule="auto"/>
        <w:ind w:right="36" w:hanging="360"/>
      </w:pPr>
      <w:r>
        <w:t xml:space="preserve">Use correct series of VM, </w:t>
      </w:r>
      <w:r w:rsidR="001D0D96">
        <w:t>(E and M series)</w:t>
      </w:r>
      <w:r>
        <w:t xml:space="preserve">  </w:t>
      </w:r>
    </w:p>
    <w:p w:rsidR="003F57C4" w:rsidP="003F57C4" w:rsidRDefault="003E6005" w14:paraId="4AA8A242" w14:textId="5B3F322F">
      <w:pPr>
        <w:numPr>
          <w:ilvl w:val="0"/>
          <w:numId w:val="2"/>
        </w:numPr>
        <w:spacing w:after="32" w:line="258" w:lineRule="auto"/>
        <w:ind w:right="36" w:hanging="410"/>
      </w:pPr>
      <w:hyperlink w:anchor="GUID-11230200-2220-4FA3-9EFF-1792F992FBA5" r:id="rId22">
        <w:r w:rsidRPr="78B83276" w:rsidR="003F57C4">
          <w:rPr>
            <w:color w:val="0563C1"/>
            <w:u w:val="single"/>
          </w:rPr>
          <w:t>Storage Indexes</w:t>
        </w:r>
      </w:hyperlink>
      <w:hyperlink w:anchor="GUID-11230200-2220-4FA3-9EFF-1792F992FBA5" r:id="rId23">
        <w:r w:rsidR="003F57C4">
          <w:t>-</w:t>
        </w:r>
      </w:hyperlink>
      <w:r w:rsidR="003F57C4">
        <w:t xml:space="preserve">  </w:t>
      </w:r>
      <w:r w:rsidRPr="78B83276" w:rsidR="003F57C4">
        <w:rPr>
          <w:rFonts w:ascii="Calibri" w:hAnsi="Calibri" w:eastAsia="Calibri" w:cs="Calibri"/>
        </w:rPr>
        <w:t>“</w:t>
      </w:r>
      <w:r w:rsidR="003F57C4">
        <w:t>Indexes in Memory</w:t>
      </w:r>
      <w:r w:rsidRPr="78B83276" w:rsidR="003F57C4">
        <w:rPr>
          <w:rFonts w:ascii="Calibri" w:hAnsi="Calibri" w:eastAsia="Calibri" w:cs="Calibri"/>
        </w:rPr>
        <w:t>”</w:t>
      </w:r>
      <w:r w:rsidR="003F57C4">
        <w:t xml:space="preserve"> </w:t>
      </w:r>
    </w:p>
    <w:p w:rsidR="53E82FBE" w:rsidP="78B83276" w:rsidRDefault="53E82FBE" w14:paraId="72AAE9FE" w14:textId="6E9738CC">
      <w:pPr>
        <w:numPr>
          <w:ilvl w:val="1"/>
          <w:numId w:val="2"/>
        </w:numPr>
        <w:spacing w:after="32" w:line="258" w:lineRule="auto"/>
        <w:ind w:right="36" w:hanging="360"/>
      </w:pPr>
      <w:r>
        <w:t>Indexes can be queried.</w:t>
      </w:r>
    </w:p>
    <w:p w:rsidR="003F57C4" w:rsidP="003F57C4" w:rsidRDefault="003F57C4" w14:paraId="4265A1DB" w14:textId="77777777">
      <w:pPr>
        <w:numPr>
          <w:ilvl w:val="1"/>
          <w:numId w:val="2"/>
        </w:numPr>
        <w:spacing w:after="32" w:line="258" w:lineRule="auto"/>
        <w:ind w:right="36" w:hanging="360"/>
      </w:pPr>
      <w:r>
        <w:t xml:space="preserve">Identify the loss from the amount of storage indexes. </w:t>
      </w:r>
    </w:p>
    <w:p w:rsidR="003F57C4" w:rsidP="003F57C4" w:rsidRDefault="003F57C4" w14:paraId="4FFF2D44" w14:textId="77777777">
      <w:pPr>
        <w:numPr>
          <w:ilvl w:val="1"/>
          <w:numId w:val="2"/>
        </w:numPr>
        <w:spacing w:after="32" w:line="258" w:lineRule="auto"/>
        <w:ind w:right="36" w:hanging="360"/>
      </w:pPr>
      <w:r>
        <w:t xml:space="preserve">Review and build DDL for indexes that are needed in the new, cloud database. </w:t>
      </w:r>
    </w:p>
    <w:p w:rsidR="003F57C4" w:rsidP="003F57C4" w:rsidRDefault="003F57C4" w14:paraId="0B787A53" w14:textId="77777777">
      <w:pPr>
        <w:numPr>
          <w:ilvl w:val="1"/>
          <w:numId w:val="2"/>
        </w:numPr>
        <w:spacing w:after="32" w:line="258" w:lineRule="auto"/>
        <w:ind w:right="36" w:hanging="360"/>
      </w:pPr>
      <w:r>
        <w:t xml:space="preserve">Physically create the indexes in the new database, (estimate another 10% to house these physical indexes) </w:t>
      </w:r>
    </w:p>
    <w:p w:rsidR="00A9034E" w:rsidP="003F57C4" w:rsidRDefault="00A9034E" w14:paraId="1BD1DF5E" w14:textId="119411B2">
      <w:pPr>
        <w:numPr>
          <w:ilvl w:val="1"/>
          <w:numId w:val="2"/>
        </w:numPr>
        <w:spacing w:after="32" w:line="258" w:lineRule="auto"/>
        <w:ind w:right="36" w:hanging="360"/>
      </w:pPr>
      <w:r>
        <w:t xml:space="preserve">In Oracle 19c+ the Index Advisor feature can help to </w:t>
      </w:r>
      <w:r w:rsidR="0091128E">
        <w:t>build physical indexes that are missing.</w:t>
      </w:r>
    </w:p>
    <w:p w:rsidR="0091128E" w:rsidP="0091128E" w:rsidRDefault="0091128E" w14:paraId="1E90C2B1" w14:textId="008EA022">
      <w:pPr>
        <w:spacing w:after="32" w:line="258" w:lineRule="auto"/>
        <w:ind w:left="705" w:right="36"/>
      </w:pPr>
      <w:r>
        <w:t>*</w:t>
      </w:r>
      <w:r w:rsidRPr="0091128E">
        <w:rPr>
          <w:i/>
          <w:iCs/>
        </w:rPr>
        <w:t>Storage indexes aren’t simply indexes</w:t>
      </w:r>
      <w:r w:rsidRPr="00EF5D88">
        <w:rPr>
          <w:i/>
          <w:iCs/>
        </w:rPr>
        <w:t>.  This is a feature in Exadata that we can’t fully reproduce.</w:t>
      </w:r>
    </w:p>
    <w:p w:rsidR="003F57C4" w:rsidP="003F57C4" w:rsidRDefault="003E6005" w14:paraId="27F975DB" w14:textId="77777777">
      <w:pPr>
        <w:numPr>
          <w:ilvl w:val="0"/>
          <w:numId w:val="2"/>
        </w:numPr>
        <w:spacing w:after="33"/>
        <w:ind w:right="36" w:hanging="410"/>
      </w:pPr>
      <w:hyperlink w:anchor="GUID-9F582D5C-5E14-47A2-A778-DD738266248C" r:id="rId24">
        <w:r w:rsidR="003F57C4">
          <w:rPr>
            <w:color w:val="0563C1"/>
            <w:u w:val="single" w:color="0563C1"/>
          </w:rPr>
          <w:t>Flash Cache</w:t>
        </w:r>
      </w:hyperlink>
      <w:hyperlink w:anchor="GUID-9F582D5C-5E14-47A2-A778-DD738266248C" r:id="rId25">
        <w:r w:rsidR="003F57C4">
          <w:t xml:space="preserve"> </w:t>
        </w:r>
      </w:hyperlink>
    </w:p>
    <w:p w:rsidR="003F57C4" w:rsidP="003F57C4" w:rsidRDefault="003F57C4" w14:paraId="282B12C6" w14:textId="522CE5E4">
      <w:pPr>
        <w:numPr>
          <w:ilvl w:val="1"/>
          <w:numId w:val="2"/>
        </w:numPr>
        <w:spacing w:after="32" w:line="258" w:lineRule="auto"/>
        <w:ind w:right="36" w:hanging="360"/>
      </w:pPr>
      <w:r>
        <w:t xml:space="preserve">Identify through queries what objects are most often in flash cache and pin these in memory on VM. </w:t>
      </w:r>
      <w:r w:rsidR="003C016B">
        <w:t xml:space="preserve">  Flash cache is just a secondary buffer cache on disk</w:t>
      </w:r>
      <w:r w:rsidR="00393EA7">
        <w:t>.</w:t>
      </w:r>
    </w:p>
    <w:p w:rsidR="003C016B" w:rsidP="003F57C4" w:rsidRDefault="003C016B" w14:paraId="719F7811" w14:textId="1F7C3226">
      <w:pPr>
        <w:numPr>
          <w:ilvl w:val="1"/>
          <w:numId w:val="2"/>
        </w:numPr>
        <w:spacing w:after="32" w:line="258" w:lineRule="auto"/>
        <w:ind w:right="36" w:hanging="360"/>
      </w:pPr>
      <w:r>
        <w:t>Use attached temp storage on VM to allocate to Flash cache</w:t>
      </w:r>
      <w:r w:rsidR="00393EA7">
        <w:t>.</w:t>
      </w:r>
    </w:p>
    <w:p w:rsidR="003F57C4" w:rsidP="003F57C4" w:rsidRDefault="003F57C4" w14:paraId="177C02F5" w14:textId="77777777">
      <w:pPr>
        <w:numPr>
          <w:ilvl w:val="1"/>
          <w:numId w:val="2"/>
        </w:numPr>
        <w:spacing w:after="32" w:line="258" w:lineRule="auto"/>
        <w:ind w:right="36" w:hanging="360"/>
      </w:pPr>
      <w:r>
        <w:t xml:space="preserve">Add ultra-disk managed disk, add specific tablespace to write object to this tablespace, isolated to the ultra-disk. </w:t>
      </w:r>
    </w:p>
    <w:p w:rsidR="003F57C4" w:rsidP="003F57C4" w:rsidRDefault="003E6005" w14:paraId="0B8A405B" w14:textId="77777777">
      <w:pPr>
        <w:numPr>
          <w:ilvl w:val="0"/>
          <w:numId w:val="2"/>
        </w:numPr>
        <w:spacing w:after="33"/>
        <w:ind w:right="36" w:hanging="410"/>
      </w:pPr>
      <w:hyperlink w:anchor="GUID-E10F7A58-2B07-472D-BF31-28D6D0201D53" r:id="rId26">
        <w:r w:rsidR="003F57C4">
          <w:rPr>
            <w:color w:val="0563C1"/>
            <w:u w:val="single" w:color="0563C1"/>
          </w:rPr>
          <w:t>Flash Logging</w:t>
        </w:r>
      </w:hyperlink>
      <w:hyperlink w:anchor="GUID-E10F7A58-2B07-472D-BF31-28D6D0201D53" r:id="rId27">
        <w:r w:rsidR="003F57C4">
          <w:t xml:space="preserve"> </w:t>
        </w:r>
      </w:hyperlink>
    </w:p>
    <w:p w:rsidR="003F57C4" w:rsidP="003F57C4" w:rsidRDefault="003F57C4" w14:paraId="51D3A43F" w14:textId="454BCADE">
      <w:pPr>
        <w:numPr>
          <w:ilvl w:val="1"/>
          <w:numId w:val="2"/>
        </w:numPr>
        <w:spacing w:after="32" w:line="258" w:lineRule="auto"/>
        <w:ind w:right="36" w:hanging="360"/>
      </w:pPr>
      <w:r>
        <w:t xml:space="preserve">Allocate </w:t>
      </w:r>
      <w:r w:rsidR="00393EA7">
        <w:t xml:space="preserve">a small </w:t>
      </w:r>
      <w:r w:rsidR="00924C79">
        <w:t xml:space="preserve">allotment of ultra </w:t>
      </w:r>
      <w:del w:author="Kellyn Gorman" w:date="2023-03-28T14:58:00Z" w:id="214">
        <w:r w:rsidDel="00165401" w:rsidR="00924C79">
          <w:delText>disk</w:delText>
        </w:r>
      </w:del>
      <w:ins w:author="Kellyn Gorman" w:date="2023-03-28T14:58:00Z" w:id="215">
        <w:r w:rsidR="00165401">
          <w:t>disks</w:t>
        </w:r>
      </w:ins>
      <w:r w:rsidR="00924C79">
        <w:t xml:space="preserve"> for </w:t>
      </w:r>
      <w:r>
        <w:t xml:space="preserve">the redo logs for Oracle, offering faster performance. </w:t>
      </w:r>
    </w:p>
    <w:p w:rsidR="004657F9" w:rsidP="003F57C4" w:rsidRDefault="00924C79" w14:paraId="493370D7" w14:textId="77777777">
      <w:pPr>
        <w:numPr>
          <w:ilvl w:val="1"/>
          <w:numId w:val="2"/>
        </w:numPr>
        <w:spacing w:after="32" w:line="258" w:lineRule="auto"/>
        <w:ind w:right="36" w:hanging="360"/>
      </w:pPr>
      <w:r>
        <w:t xml:space="preserve">If latency is around parallel log write, consider separating the redo log members from each redo log group to </w:t>
      </w:r>
      <w:r w:rsidR="002D5FFD">
        <w:t>separate</w:t>
      </w:r>
      <w:r w:rsidR="003F57C4">
        <w:t xml:space="preserve"> </w:t>
      </w:r>
      <w:hyperlink r:id="rId28">
        <w:r w:rsidR="003F57C4">
          <w:rPr>
            <w:color w:val="0563C1"/>
            <w:u w:val="single" w:color="0563C1"/>
          </w:rPr>
          <w:t>ultra</w:t>
        </w:r>
      </w:hyperlink>
      <w:hyperlink r:id="rId29">
        <w:r w:rsidR="003F57C4">
          <w:rPr>
            <w:color w:val="0563C1"/>
            <w:u w:val="single" w:color="0563C1"/>
          </w:rPr>
          <w:t>-</w:t>
        </w:r>
      </w:hyperlink>
      <w:hyperlink r:id="rId30">
        <w:r w:rsidR="003F57C4">
          <w:rPr>
            <w:color w:val="0563C1"/>
            <w:u w:val="single" w:color="0563C1"/>
          </w:rPr>
          <w:t>disk</w:t>
        </w:r>
      </w:hyperlink>
      <w:hyperlink r:id="rId31">
        <w:r w:rsidR="003F57C4">
          <w:t xml:space="preserve"> </w:t>
        </w:r>
      </w:hyperlink>
      <w:r w:rsidR="003F57C4">
        <w:t xml:space="preserve">and </w:t>
      </w:r>
      <w:r w:rsidR="002D5FFD">
        <w:t>separating these parallel writes on disk to ease latency</w:t>
      </w:r>
    </w:p>
    <w:p w:rsidR="003F57C4" w:rsidP="003F57C4" w:rsidRDefault="004657F9" w14:paraId="3F50DFC6" w14:textId="042A2CE4">
      <w:pPr>
        <w:numPr>
          <w:ilvl w:val="1"/>
          <w:numId w:val="2"/>
        </w:numPr>
        <w:spacing w:after="32" w:line="258" w:lineRule="auto"/>
        <w:ind w:right="36" w:hanging="360"/>
      </w:pPr>
      <w:r>
        <w:t>A</w:t>
      </w:r>
      <w:r w:rsidR="003F57C4">
        <w:t xml:space="preserve">dd more ARCH processes for increased performance. </w:t>
      </w:r>
    </w:p>
    <w:p w:rsidR="003F57C4" w:rsidP="003F57C4" w:rsidRDefault="003F57C4" w14:paraId="1CA5956F" w14:textId="77777777">
      <w:pPr>
        <w:numPr>
          <w:ilvl w:val="0"/>
          <w:numId w:val="2"/>
        </w:numPr>
        <w:spacing w:after="32" w:line="258" w:lineRule="auto"/>
        <w:ind w:right="36" w:hanging="410"/>
      </w:pPr>
      <w:r>
        <w:t xml:space="preserve">Hybrid Columnar Compression </w:t>
      </w:r>
    </w:p>
    <w:p w:rsidR="003F57C4" w:rsidP="003F57C4" w:rsidRDefault="003E6005" w14:paraId="17628963" w14:textId="77777777">
      <w:pPr>
        <w:numPr>
          <w:ilvl w:val="1"/>
          <w:numId w:val="2"/>
        </w:numPr>
        <w:spacing w:after="32" w:line="258" w:lineRule="auto"/>
        <w:ind w:right="36" w:hanging="360"/>
      </w:pPr>
      <w:hyperlink w:anchor="GUID-30D46E56-0455-447E-8C9F-611C442C0F6C" r:id="rId32">
        <w:r w:rsidRPr="78B83276" w:rsidR="003F57C4">
          <w:rPr>
            <w:color w:val="0563C1"/>
            <w:u w:val="single"/>
          </w:rPr>
          <w:t>Hybrid Columnar Compression</w:t>
        </w:r>
      </w:hyperlink>
      <w:hyperlink w:anchor="GUID-30D46E56-0455-447E-8C9F-611C442C0F6C" r:id="rId33">
        <w:r w:rsidR="003F57C4">
          <w:t>,</w:t>
        </w:r>
      </w:hyperlink>
      <w:r w:rsidR="003F57C4">
        <w:t xml:space="preserve"> (HCC) is the highest level of compression known in Oracle. </w:t>
      </w:r>
    </w:p>
    <w:p w:rsidR="1051C23D" w:rsidP="78B83276" w:rsidRDefault="1051C23D" w14:paraId="2153A89E" w14:textId="61C4955A">
      <w:pPr>
        <w:numPr>
          <w:ilvl w:val="1"/>
          <w:numId w:val="2"/>
        </w:numPr>
        <w:spacing w:after="32" w:line="258" w:lineRule="auto"/>
        <w:ind w:right="36" w:hanging="360"/>
      </w:pPr>
      <w:r>
        <w:t>Identify HCC usage and amount of additional storage needed to recompress at a lower compression level in Azure using the second query in the “dbspace.sql” script (downloadable</w:t>
      </w:r>
      <w:r w:rsidR="2DC4E7E5">
        <w:t xml:space="preserve"> </w:t>
      </w:r>
      <w:hyperlink w:history="1" r:id="rId34">
        <w:r w:rsidRPr="31D4F0C2" w:rsidR="2DC4E7E5">
          <w:rPr>
            <w:rStyle w:val="Hyperlink"/>
          </w:rPr>
          <w:t>HERE</w:t>
        </w:r>
      </w:hyperlink>
      <w:r w:rsidR="2DC4E7E5">
        <w:t>).</w:t>
      </w:r>
    </w:p>
    <w:p w:rsidR="00AC397A" w:rsidP="003F57C4" w:rsidRDefault="00AC397A" w14:paraId="57DBA8D7" w14:textId="3AB5805E">
      <w:pPr>
        <w:numPr>
          <w:ilvl w:val="1"/>
          <w:numId w:val="2"/>
        </w:numPr>
        <w:spacing w:after="32" w:line="258" w:lineRule="auto"/>
        <w:ind w:right="36" w:hanging="360"/>
      </w:pPr>
      <w:r>
        <w:t>Use a high IO storage solution like Silk or ANF AVGs that include compression ratio that is close to HCC</w:t>
      </w:r>
      <w:r w:rsidR="006E66DE">
        <w:t xml:space="preserve"> to ease “IO Explosion” when leaving Exadata.</w:t>
      </w:r>
    </w:p>
    <w:p w:rsidR="003F57C4" w:rsidP="003F57C4" w:rsidRDefault="003F57C4" w14:paraId="3A3D4813" w14:textId="77777777">
      <w:pPr>
        <w:numPr>
          <w:ilvl w:val="1"/>
          <w:numId w:val="2"/>
        </w:numPr>
        <w:spacing w:after="32" w:line="258" w:lineRule="auto"/>
        <w:ind w:right="36" w:hanging="360"/>
      </w:pPr>
      <w:r>
        <w:t xml:space="preserve">Supplement with Compression high in </w:t>
      </w:r>
      <w:hyperlink r:id="rId35">
        <w:r w:rsidRPr="31D4F0C2">
          <w:rPr>
            <w:color w:val="0563C1"/>
            <w:u w:val="single"/>
          </w:rPr>
          <w:t>advanced compression in Oracle</w:t>
        </w:r>
      </w:hyperlink>
      <w:hyperlink r:id="rId36">
        <w:r>
          <w:t>.</w:t>
        </w:r>
      </w:hyperlink>
      <w:r>
        <w:t xml:space="preserve"> </w:t>
      </w:r>
    </w:p>
    <w:p w:rsidR="003F57C4" w:rsidP="003F57C4" w:rsidRDefault="003F57C4" w14:paraId="5C02C1B7" w14:textId="77777777">
      <w:pPr>
        <w:numPr>
          <w:ilvl w:val="1"/>
          <w:numId w:val="2"/>
        </w:numPr>
        <w:spacing w:after="159" w:line="258" w:lineRule="auto"/>
        <w:ind w:right="36" w:hanging="360"/>
      </w:pPr>
      <w:r>
        <w:t xml:space="preserve">Add supplement </w:t>
      </w:r>
      <w:hyperlink w:anchor=":~:text=%20Oracle%20supports%20a%20wide%20array%20of%20partitioning,automatically%20defining%20new%20partitions%20for%20any...%20More%20" r:id="rId37">
        <w:r w:rsidRPr="31D4F0C2">
          <w:rPr>
            <w:color w:val="0563C1"/>
            <w:u w:val="single"/>
          </w:rPr>
          <w:t>partitioning</w:t>
        </w:r>
      </w:hyperlink>
      <w:hyperlink w:anchor=":~:text=%20Oracle%20supports%20a%20wide%20array%20of%20partitioning,automatically%20defining%20new%20partitions%20for%20any...%20More%20" r:id="rId38">
        <w:r>
          <w:t xml:space="preserve"> </w:t>
        </w:r>
      </w:hyperlink>
      <w:r>
        <w:t xml:space="preserve">to assist with some loss in compression and less blocks required for queries impacted whenever possible. </w:t>
      </w:r>
    </w:p>
    <w:p w:rsidR="003F57C4" w:rsidP="003F57C4" w:rsidRDefault="003F57C4" w14:paraId="70CE67E3" w14:textId="77777777">
      <w:pPr>
        <w:spacing w:after="192"/>
      </w:pPr>
      <w:r w:rsidR="003F57C4">
        <w:rPr/>
        <w:t xml:space="preserve">Where Azure on IaaS </w:t>
      </w:r>
      <w:commentRangeStart w:id="1337304940"/>
      <w:r w:rsidR="003F57C4">
        <w:rPr/>
        <w:t>Increases Performance</w:t>
      </w:r>
      <w:commentRangeEnd w:id="1337304940"/>
      <w:r>
        <w:rPr>
          <w:rStyle w:val="CommentReference"/>
        </w:rPr>
        <w:commentReference w:id="1337304940"/>
      </w:r>
      <w:r w:rsidR="003F57C4">
        <w:rPr/>
        <w:t xml:space="preserve"> from Exadata </w:t>
      </w:r>
    </w:p>
    <w:p w:rsidR="003F57C4" w:rsidP="003F57C4" w:rsidRDefault="003F57C4" w14:paraId="39746A93" w14:textId="77777777">
      <w:pPr>
        <w:numPr>
          <w:ilvl w:val="0"/>
          <w:numId w:val="3"/>
        </w:numPr>
        <w:spacing w:after="32" w:line="258" w:lineRule="auto"/>
        <w:ind w:right="36" w:hanging="410"/>
      </w:pPr>
      <w:r>
        <w:t xml:space="preserve">Single-cell Block Reads </w:t>
      </w:r>
    </w:p>
    <w:p w:rsidR="003F57C4" w:rsidP="003F57C4" w:rsidRDefault="003F57C4" w14:paraId="42294DAA" w14:textId="506055BD">
      <w:pPr>
        <w:numPr>
          <w:ilvl w:val="1"/>
          <w:numId w:val="3"/>
        </w:numPr>
        <w:spacing w:after="32" w:line="258" w:lineRule="auto"/>
        <w:ind w:right="36" w:hanging="360"/>
        <w:rPr/>
      </w:pPr>
      <w:r w:rsidR="003F57C4">
        <w:rPr/>
        <w:t xml:space="preserve">This is </w:t>
      </w:r>
      <w:hyperlink w:anchor=":~:text=Single%20block%20reads%20are%20the%20highest%20IOPS%20event,Repository%29%20report%20screen%20shot%20shows%20this%20in%20action%3A" r:id="R73d42750be81483a">
        <w:r w:rsidRPr="46BF2A1A" w:rsidR="003F57C4">
          <w:rPr>
            <w:color w:val="0563C1"/>
            <w:u w:val="single"/>
          </w:rPr>
          <w:t>non</w:t>
        </w:r>
      </w:hyperlink>
      <w:hyperlink w:anchor=":~:text=Single%20block%20reads%20are%20the%20highest%20IOPS%20event,Repository%29%20report%20screen%20shot%20shows%20this%20in%20action%3A" r:id="R5fa7c61551f34c92">
        <w:r w:rsidRPr="46BF2A1A" w:rsidR="003F57C4">
          <w:rPr>
            <w:color w:val="0563C1"/>
            <w:u w:val="single"/>
          </w:rPr>
          <w:t>-</w:t>
        </w:r>
      </w:hyperlink>
      <w:hyperlink w:anchor=":~:text=Single%20block%20reads%20are%20the%20highest%20IOPS%20event,Repository%29%20report%20screen%20shot%20shows%20this%20in%20action%3A" r:id="R53a30e046cdd4b3f">
        <w:r w:rsidRPr="46BF2A1A" w:rsidR="003F57C4">
          <w:rPr>
            <w:color w:val="0563C1"/>
            <w:u w:val="single"/>
          </w:rPr>
          <w:t>optimal use of cell node offloading</w:t>
        </w:r>
      </w:hyperlink>
      <w:hyperlink w:anchor=":~:text=Single%20block%20reads%20are%20the%20highest%20IOPS%20event,Repository%29%20report%20screen%20shot%20shows%20this%20in%20action%3A" r:id="Rb74ca71bcf494f0e">
        <w:r w:rsidR="003F57C4">
          <w:rPr/>
          <w:t>.</w:t>
        </w:r>
      </w:hyperlink>
      <w:r w:rsidR="003F57C4">
        <w:rPr/>
        <w:t xml:space="preserve">  </w:t>
      </w:r>
      <w:commentRangeStart w:id="1335925859"/>
      <w:commentRangeStart w:id="1915441975"/>
      <w:r w:rsidR="003F57C4">
        <w:rPr/>
        <w:t>Actual</w:t>
      </w:r>
      <w:r w:rsidR="001F0DA8">
        <w:rPr/>
        <w:t>ly</w:t>
      </w:r>
      <w:r w:rsidR="001F0DA8">
        <w:rPr/>
        <w:t xml:space="preserve"> </w:t>
      </w:r>
      <w:r w:rsidR="001F0DA8">
        <w:rPr/>
        <w:t>lessens</w:t>
      </w:r>
      <w:commentRangeEnd w:id="1335925859"/>
      <w:r>
        <w:rPr>
          <w:rStyle w:val="CommentReference"/>
        </w:rPr>
        <w:commentReference w:id="1335925859"/>
      </w:r>
      <w:commentRangeEnd w:id="1915441975"/>
      <w:r>
        <w:rPr>
          <w:rStyle w:val="CommentReference"/>
        </w:rPr>
        <w:commentReference w:id="1915441975"/>
      </w:r>
      <w:r w:rsidR="001F0DA8">
        <w:rPr/>
        <w:t xml:space="preserve"> the IO totals once off the Exadata</w:t>
      </w:r>
      <w:r w:rsidR="001F0DA8">
        <w:rPr/>
        <w:t xml:space="preserve">.  </w:t>
      </w:r>
      <w:r w:rsidR="001F0DA8">
        <w:rPr/>
        <w:t xml:space="preserve">This results in </w:t>
      </w:r>
      <w:r w:rsidR="00077B33">
        <w:rPr/>
        <w:t>a full object or objects offloaded to a cell node, only to return a single block</w:t>
      </w:r>
      <w:r w:rsidR="003F57C4">
        <w:rPr/>
        <w:t>.</w:t>
      </w:r>
      <w:r w:rsidR="00077B33">
        <w:rPr/>
        <w:t xml:space="preserve">  </w:t>
      </w:r>
      <w:r w:rsidR="00DA24CB">
        <w:rPr/>
        <w:t xml:space="preserve">Without offloading, a standard Oracle database would </w:t>
      </w:r>
      <w:r w:rsidR="00DA24CB">
        <w:rPr/>
        <w:t>optimize</w:t>
      </w:r>
      <w:r w:rsidR="00DA24CB">
        <w:rPr/>
        <w:t xml:space="preserve"> the processing to lessen a hash join or use an index, decreasing the IO for statements that </w:t>
      </w:r>
      <w:r w:rsidR="00A205B8">
        <w:rPr/>
        <w:t>experience this on an Exadata.</w:t>
      </w:r>
      <w:r w:rsidR="003F57C4">
        <w:rPr/>
        <w:t xml:space="preserve"> </w:t>
      </w:r>
    </w:p>
    <w:p w:rsidRPr="00165401" w:rsidR="003F57C4" w:rsidP="003F57C4" w:rsidRDefault="003F57C4" w14:paraId="45953871" w14:textId="3F71CB74">
      <w:pPr>
        <w:numPr>
          <w:ilvl w:val="0"/>
          <w:numId w:val="3"/>
        </w:numPr>
        <w:spacing w:after="32" w:line="258" w:lineRule="auto"/>
        <w:ind w:right="36" w:hanging="410"/>
        <w:rPr>
          <w:rFonts w:cstheme="minorHAnsi"/>
        </w:rPr>
      </w:pPr>
      <w:r>
        <w:t xml:space="preserve">Removal of </w:t>
      </w:r>
      <w:hyperlink r:id="rId43">
        <w:r w:rsidRPr="31D4F0C2">
          <w:rPr>
            <w:color w:val="0563C1"/>
            <w:u w:val="single"/>
          </w:rPr>
          <w:t>Real Application Cluster, (RAC</w:t>
        </w:r>
      </w:hyperlink>
      <w:hyperlink r:id="rId44">
        <w:r w:rsidRPr="31D4F0C2">
          <w:rPr>
            <w:color w:val="0563C1"/>
            <w:u w:val="single"/>
          </w:rPr>
          <w:t>)</w:t>
        </w:r>
      </w:hyperlink>
      <w:hyperlink r:id="rId45">
        <w:r>
          <w:t xml:space="preserve"> </w:t>
        </w:r>
      </w:hyperlink>
      <w:r>
        <w:t>and enhance use of Oracle Dataguard</w:t>
      </w:r>
      <w:r w:rsidR="737EB1F6">
        <w:t xml:space="preserve">. </w:t>
      </w:r>
      <w:r w:rsidRPr="00165401" w:rsidR="737EB1F6">
        <w:rPr>
          <w:rFonts w:eastAsia="Segoe UI" w:cstheme="minorHAnsi"/>
          <w:color w:val="333333"/>
          <w:rPrChange w:author="Kellyn Gorman" w:date="2023-03-28T14:58:00Z" w:id="216">
            <w:rPr>
              <w:rFonts w:ascii="Segoe UI" w:hAnsi="Segoe UI" w:eastAsia="Segoe UI" w:cs="Segoe UI"/>
              <w:color w:val="333333"/>
              <w:sz w:val="18"/>
              <w:szCs w:val="18"/>
            </w:rPr>
          </w:rPrChange>
        </w:rPr>
        <w:t>Oracle RAC is the 3rd most functional HA solution by Oracle yet one of the most expensive.  Oracle DataGuard and Oracle GoldenGate each protect against many more failure scenarios than RAC is capable</w:t>
      </w:r>
      <w:ins w:author="Kellyn Gorman" w:date="2023-03-28T14:58:00Z" w:id="217">
        <w:r w:rsidR="00165401">
          <w:rPr>
            <w:rFonts w:eastAsia="Segoe UI" w:cstheme="minorHAnsi"/>
            <w:color w:val="333333"/>
          </w:rPr>
          <w:t xml:space="preserve"> </w:t>
        </w:r>
      </w:ins>
      <w:r w:rsidRPr="00165401" w:rsidR="737EB1F6">
        <w:rPr>
          <w:rFonts w:eastAsia="Segoe UI" w:cstheme="minorHAnsi"/>
          <w:color w:val="333333"/>
          <w:rPrChange w:author="Kellyn Gorman" w:date="2023-03-28T14:58:00Z" w:id="218">
            <w:rPr>
              <w:rFonts w:ascii="Segoe UI" w:hAnsi="Segoe UI" w:eastAsia="Segoe UI" w:cs="Segoe UI"/>
              <w:color w:val="333333"/>
              <w:sz w:val="18"/>
              <w:szCs w:val="18"/>
            </w:rPr>
          </w:rPrChange>
        </w:rPr>
        <w:t>of</w:t>
      </w:r>
      <w:ins w:author="Kellyn Gorman" w:date="2023-03-28T14:58:00Z" w:id="219">
        <w:r w:rsidR="00165401">
          <w:rPr>
            <w:rFonts w:eastAsia="Segoe UI" w:cstheme="minorHAnsi"/>
            <w:color w:val="333333"/>
          </w:rPr>
          <w:t>.</w:t>
        </w:r>
      </w:ins>
    </w:p>
    <w:p w:rsidR="003F57C4" w:rsidP="003F57C4" w:rsidRDefault="003F57C4" w14:paraId="08A31E0C" w14:textId="77777777">
      <w:pPr>
        <w:numPr>
          <w:ilvl w:val="1"/>
          <w:numId w:val="3"/>
        </w:numPr>
        <w:spacing w:after="32" w:line="258" w:lineRule="auto"/>
        <w:ind w:right="36" w:hanging="360"/>
        <w:rPr/>
      </w:pPr>
      <w:r w:rsidR="003F57C4">
        <w:rPr/>
        <w:t>No longer shipping of read and writes between RAC nodes</w:t>
      </w:r>
      <w:r w:rsidR="003F57C4">
        <w:rPr/>
        <w:t xml:space="preserve">.  </w:t>
      </w:r>
      <w:commentRangeStart w:id="1027667018"/>
      <w:commentRangeStart w:id="645577678"/>
      <w:r w:rsidR="003F57C4">
        <w:rPr/>
        <w:t>Only writes down</w:t>
      </w:r>
      <w:commentRangeEnd w:id="1027667018"/>
      <w:r>
        <w:rPr>
          <w:rStyle w:val="CommentReference"/>
        </w:rPr>
        <w:commentReference w:id="1027667018"/>
      </w:r>
      <w:commentRangeEnd w:id="645577678"/>
      <w:r>
        <w:rPr>
          <w:rStyle w:val="CommentReference"/>
        </w:rPr>
        <w:commentReference w:id="645577678"/>
      </w:r>
      <w:r w:rsidR="003F57C4">
        <w:rPr/>
        <w:t xml:space="preserve"> to Dataguard standbys</w:t>
      </w:r>
      <w:r w:rsidR="003F57C4">
        <w:rPr/>
        <w:t xml:space="preserve">.  </w:t>
      </w:r>
      <w:r w:rsidR="003F57C4">
        <w:rPr/>
        <w:t xml:space="preserve">This removes significant overhead, (global cache latency) </w:t>
      </w:r>
    </w:p>
    <w:p w:rsidR="003F57C4" w:rsidP="003F57C4" w:rsidRDefault="003F57C4" w14:paraId="74C46169" w14:textId="015986B5">
      <w:pPr>
        <w:numPr>
          <w:ilvl w:val="1"/>
          <w:numId w:val="3"/>
        </w:numPr>
        <w:spacing w:after="32" w:line="258" w:lineRule="auto"/>
        <w:ind w:right="36" w:hanging="360"/>
      </w:pPr>
      <w:r>
        <w:t xml:space="preserve">Use </w:t>
      </w:r>
      <w:hyperlink r:id="rId46">
        <w:r w:rsidRPr="78B83276">
          <w:rPr>
            <w:color w:val="0563C1"/>
            <w:u w:val="single"/>
          </w:rPr>
          <w:t>-</w:t>
        </w:r>
      </w:hyperlink>
      <w:hyperlink r:id="rId47">
        <w:r w:rsidRPr="78B83276">
          <w:rPr>
            <w:color w:val="0563C1"/>
            <w:u w:val="single"/>
          </w:rPr>
          <w:t>start failover/switchover</w:t>
        </w:r>
      </w:hyperlink>
      <w:hyperlink r:id="rId48">
        <w:r>
          <w:t>,</w:t>
        </w:r>
      </w:hyperlink>
      <w:r>
        <w:t xml:space="preserve"> Broker for session failover and automate everything to offer automatic failover in case of failure. </w:t>
      </w:r>
    </w:p>
    <w:p w:rsidR="003F57C4" w:rsidP="003F57C4" w:rsidRDefault="003E6005" w14:paraId="2CD9FC0C" w14:textId="62918367">
      <w:pPr>
        <w:numPr>
          <w:ilvl w:val="1"/>
          <w:numId w:val="3"/>
        </w:numPr>
        <w:spacing w:after="32" w:line="258" w:lineRule="auto"/>
        <w:ind w:right="36" w:hanging="360"/>
      </w:pPr>
      <w:hyperlink r:id="rId49">
        <w:r w:rsidRPr="31D4F0C2" w:rsidR="003F57C4">
          <w:rPr>
            <w:color w:val="0563C1"/>
            <w:u w:val="single"/>
          </w:rPr>
          <w:t>Oracle Dataguard 19c</w:t>
        </w:r>
      </w:hyperlink>
      <w:hyperlink r:id="rId50">
        <w:r w:rsidR="003F57C4">
          <w:t xml:space="preserve"> </w:t>
        </w:r>
      </w:hyperlink>
      <w:r w:rsidR="003F57C4">
        <w:t xml:space="preserve">has rollover patching with grid control broker, can make it transparent for the user for any software that is mature, and session break aware to failover. </w:t>
      </w:r>
    </w:p>
    <w:p w:rsidR="003F57C4" w:rsidP="009934EE" w:rsidRDefault="003E6005" w14:paraId="4260CCB0" w14:textId="466D4ED5">
      <w:pPr>
        <w:numPr>
          <w:ilvl w:val="1"/>
          <w:numId w:val="3"/>
        </w:numPr>
        <w:spacing w:after="117" w:line="258" w:lineRule="auto"/>
        <w:ind w:right="36" w:hanging="360"/>
      </w:pPr>
      <w:hyperlink r:id="rId51">
        <w:r w:rsidRPr="31D4F0C2" w:rsidR="003F57C4">
          <w:rPr>
            <w:color w:val="0563C1"/>
            <w:u w:val="single"/>
          </w:rPr>
          <w:t>RAC isn</w:t>
        </w:r>
      </w:hyperlink>
      <w:hyperlink r:id="rId52">
        <w:r w:rsidRPr="31D4F0C2" w:rsidR="003F57C4">
          <w:rPr>
            <w:rFonts w:ascii="Calibri" w:hAnsi="Calibri" w:eastAsia="Calibri" w:cs="Calibri"/>
            <w:color w:val="0563C1"/>
            <w:u w:val="single"/>
          </w:rPr>
          <w:t>’t supported in any third</w:t>
        </w:r>
      </w:hyperlink>
      <w:hyperlink r:id="rId53">
        <w:r w:rsidRPr="31D4F0C2" w:rsidR="003F57C4">
          <w:rPr>
            <w:color w:val="0563C1"/>
            <w:u w:val="single"/>
          </w:rPr>
          <w:t>-</w:t>
        </w:r>
      </w:hyperlink>
      <w:hyperlink r:id="rId54">
        <w:r w:rsidRPr="31D4F0C2" w:rsidR="003F57C4">
          <w:rPr>
            <w:color w:val="0563C1"/>
            <w:u w:val="single"/>
          </w:rPr>
          <w:t>party cloud</w:t>
        </w:r>
      </w:hyperlink>
      <w:hyperlink r:id="rId55">
        <w:r w:rsidR="003F57C4">
          <w:t>,</w:t>
        </w:r>
      </w:hyperlink>
      <w:r w:rsidR="003F57C4">
        <w:t xml:space="preserve"> but </w:t>
      </w:r>
      <w:r w:rsidRPr="31D4F0C2" w:rsidR="003F57C4">
        <w:rPr>
          <w:rFonts w:ascii="Calibri" w:hAnsi="Calibri" w:eastAsia="Calibri" w:cs="Calibri"/>
        </w:rPr>
        <w:t>it’s</w:t>
      </w:r>
      <w:r w:rsidR="003F57C4">
        <w:t xml:space="preserve"> also not a requirement to reach high availability in the cloud.  Azure architecture already includes HA options that would then introduce redundancy if we placed RAC as part of the cloud solution.  We are now architecting FOR the cloud vs. lift and shift of what was on-premises.  </w:t>
      </w:r>
    </w:p>
    <w:p w:rsidR="003F57C4" w:rsidP="003F57C4" w:rsidRDefault="003F57C4" w14:paraId="16995388" w14:textId="77777777">
      <w:pPr>
        <w:numPr>
          <w:ilvl w:val="0"/>
          <w:numId w:val="3"/>
        </w:numPr>
        <w:spacing w:after="32" w:line="258" w:lineRule="auto"/>
        <w:ind w:right="36" w:hanging="410"/>
      </w:pPr>
      <w:r>
        <w:t xml:space="preserve">Offloading IO </w:t>
      </w:r>
    </w:p>
    <w:p w:rsidR="009934EE" w:rsidP="003F57C4" w:rsidRDefault="003F57C4" w14:paraId="48CBC8AC" w14:textId="77777777">
      <w:pPr>
        <w:numPr>
          <w:ilvl w:val="1"/>
          <w:numId w:val="3"/>
        </w:numPr>
        <w:spacing w:after="32" w:line="258" w:lineRule="auto"/>
        <w:ind w:right="36" w:hanging="360"/>
      </w:pPr>
      <w:r>
        <w:t xml:space="preserve">A percentage of </w:t>
      </w:r>
      <w:hyperlink r:id="rId56">
        <w:r w:rsidRPr="31D4F0C2">
          <w:rPr>
            <w:color w:val="0563C1"/>
            <w:u w:val="single"/>
          </w:rPr>
          <w:t>IO is caused by the act of offloading</w:t>
        </w:r>
      </w:hyperlink>
      <w:hyperlink r:id="rId57">
        <w:r>
          <w:t xml:space="preserve"> </w:t>
        </w:r>
      </w:hyperlink>
      <w:r>
        <w:t xml:space="preserve">to the cell nodes and returning the data from the cell nodes to the database nodes.  This amount of IO will disappear once the database is migrated to a VM </w:t>
      </w:r>
      <w:r w:rsidR="009934EE">
        <w:t>with a high IO storage solution like ANF or Silk.</w:t>
      </w:r>
    </w:p>
    <w:p w:rsidR="003F57C4" w:rsidP="00952C5B" w:rsidRDefault="00307A51" w14:paraId="132648D9" w14:textId="4B6F3506">
      <w:pPr>
        <w:spacing w:after="32" w:line="258" w:lineRule="auto"/>
        <w:ind w:right="36"/>
        <w:rPr>
          <w:ins w:author="Kellyn Gorman" w:date="2023-03-28T15:23:00Z" w:id="220"/>
        </w:rPr>
      </w:pPr>
      <w:r>
        <w:rPr>
          <w:noProof/>
        </w:rPr>
        <w:drawing>
          <wp:inline distT="0" distB="0" distL="0" distR="0" wp14:anchorId="04520EF6" wp14:editId="556A5757">
            <wp:extent cx="5689600" cy="3200399"/>
            <wp:effectExtent l="0" t="0" r="0" b="0"/>
            <wp:docPr id="2027876228" name="Picture 202787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6228"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5703770" cy="3208370"/>
                    </a:xfrm>
                    <a:prstGeom prst="rect">
                      <a:avLst/>
                    </a:prstGeom>
                  </pic:spPr>
                </pic:pic>
              </a:graphicData>
            </a:graphic>
          </wp:inline>
        </w:drawing>
      </w:r>
      <w:r w:rsidR="003F57C4">
        <w:t xml:space="preserve"> </w:t>
      </w:r>
    </w:p>
    <w:p w:rsidR="00A52D3C" w:rsidP="00952C5B" w:rsidRDefault="00D67DFE" w14:paraId="271BB6ED" w14:textId="38A53B7B">
      <w:pPr>
        <w:spacing w:after="32" w:line="258" w:lineRule="auto"/>
        <w:ind w:right="36"/>
        <w:rPr>
          <w:ins w:author="Kellyn Gorman" w:date="2023-03-28T15:24:00Z" w:id="221"/>
          <w:rStyle w:val="IntenseEmphasis"/>
        </w:rPr>
      </w:pPr>
      <w:ins w:author="Kellyn Gorman" w:date="2023-03-28T15:23:00Z" w:id="222">
        <w:r w:rsidRPr="00D67DFE">
          <w:rPr>
            <w:rStyle w:val="IntenseEmphasis"/>
            <w:rPrChange w:author="Kellyn Gorman" w:date="2023-03-28T15:24:00Z" w:id="223">
              <w:rPr/>
            </w:rPrChange>
          </w:rPr>
          <w:t>Common Multi-Availablity Zon Deployment for Or</w:t>
        </w:r>
      </w:ins>
      <w:ins w:author="Kellyn Gorman" w:date="2023-03-28T15:24:00Z" w:id="224">
        <w:r w:rsidRPr="00D67DFE">
          <w:rPr>
            <w:rStyle w:val="IntenseEmphasis"/>
            <w:rPrChange w:author="Kellyn Gorman" w:date="2023-03-28T15:24:00Z" w:id="225">
              <w:rPr/>
            </w:rPrChange>
          </w:rPr>
          <w:t>acle in Azure</w:t>
        </w:r>
      </w:ins>
    </w:p>
    <w:p w:rsidRPr="00D67DFE" w:rsidR="00D67DFE" w:rsidP="00952C5B" w:rsidRDefault="00D67DFE" w14:paraId="7B362205" w14:textId="77777777">
      <w:pPr>
        <w:spacing w:after="32" w:line="258" w:lineRule="auto"/>
        <w:ind w:right="36"/>
        <w:rPr>
          <w:rStyle w:val="IntenseEmphasis"/>
          <w:rPrChange w:author="Kellyn Gorman" w:date="2023-03-28T15:24:00Z" w:id="226">
            <w:rPr/>
          </w:rPrChange>
        </w:rPr>
      </w:pPr>
    </w:p>
    <w:p w:rsidR="003F57C4" w:rsidP="003F57C4" w:rsidRDefault="003F57C4" w14:paraId="3EC56867" w14:textId="77777777">
      <w:pPr>
        <w:numPr>
          <w:ilvl w:val="0"/>
          <w:numId w:val="3"/>
        </w:numPr>
        <w:spacing w:after="32" w:line="258" w:lineRule="auto"/>
        <w:ind w:right="36" w:hanging="410"/>
      </w:pPr>
      <w:r>
        <w:t xml:space="preserve">Increase of SGA and less IO needed. </w:t>
      </w:r>
    </w:p>
    <w:p w:rsidR="003F57C4" w:rsidP="003F57C4" w:rsidRDefault="003F57C4" w14:paraId="3642FA68" w14:textId="77777777">
      <w:pPr>
        <w:numPr>
          <w:ilvl w:val="1"/>
          <w:numId w:val="3"/>
        </w:numPr>
        <w:spacing w:after="32" w:line="258" w:lineRule="auto"/>
        <w:ind w:right="36" w:hanging="360"/>
      </w:pPr>
      <w:r>
        <w:t>The first step to increasing offloading is to decrease the memory allocated to the</w:t>
      </w:r>
      <w:hyperlink r:id="rId60">
        <w:r w:rsidRPr="31D4F0C2">
          <w:rPr>
            <w:color w:val="0563C1"/>
            <w:u w:val="single"/>
          </w:rPr>
          <w:t xml:space="preserve"> </w:t>
        </w:r>
      </w:hyperlink>
      <w:hyperlink r:id="rId61">
        <w:r w:rsidRPr="31D4F0C2">
          <w:rPr>
            <w:color w:val="0563C1"/>
            <w:u w:val="single"/>
          </w:rPr>
          <w:t>System</w:t>
        </w:r>
      </w:hyperlink>
      <w:hyperlink r:id="rId62">
        <w:r w:rsidRPr="31D4F0C2">
          <w:rPr>
            <w:color w:val="0563C1"/>
          </w:rPr>
          <w:t xml:space="preserve"> </w:t>
        </w:r>
      </w:hyperlink>
      <w:hyperlink r:id="rId63">
        <w:r w:rsidRPr="31D4F0C2">
          <w:rPr>
            <w:color w:val="0563C1"/>
            <w:u w:val="single"/>
          </w:rPr>
          <w:t>Global Area, (SGA</w:t>
        </w:r>
      </w:hyperlink>
      <w:hyperlink r:id="rId64">
        <w:r w:rsidRPr="31D4F0C2">
          <w:rPr>
            <w:color w:val="0563C1"/>
            <w:u w:val="single"/>
          </w:rPr>
          <w:t>)</w:t>
        </w:r>
      </w:hyperlink>
      <w:hyperlink r:id="rId65">
        <w:r w:rsidRPr="31D4F0C2">
          <w:rPr>
            <w:color w:val="0563C1"/>
            <w:u w:val="single"/>
          </w:rPr>
          <w:t xml:space="preserve">. </w:t>
        </w:r>
      </w:hyperlink>
      <w:hyperlink r:id="rId66">
        <w:r>
          <w:t xml:space="preserve"> </w:t>
        </w:r>
      </w:hyperlink>
      <w:r>
        <w:t xml:space="preserve">By having less memory, less fits in memory and *forces* offloading.  By increasing the SGA, the workload fits inside the buffer cache more often and requires less IO to perform tasks. </w:t>
      </w:r>
    </w:p>
    <w:p w:rsidR="003F57C4" w:rsidP="003F57C4" w:rsidRDefault="003F57C4" w14:paraId="428D2A18" w14:textId="77777777">
      <w:pPr>
        <w:numPr>
          <w:ilvl w:val="1"/>
          <w:numId w:val="3"/>
        </w:numPr>
        <w:spacing w:after="32" w:line="258" w:lineRule="auto"/>
        <w:ind w:right="36" w:hanging="360"/>
      </w:pPr>
      <w:r>
        <w:t xml:space="preserve">Expect the database to inch up requests for more SGA over the first month or so of running the workload on it.  This is quite normal for databases migrated off an Exadata. </w:t>
      </w:r>
    </w:p>
    <w:p w:rsidR="003F57C4" w:rsidP="003F57C4" w:rsidRDefault="003E6005" w14:paraId="3C94AB0B" w14:textId="77777777">
      <w:pPr>
        <w:numPr>
          <w:ilvl w:val="0"/>
          <w:numId w:val="3"/>
        </w:numPr>
        <w:spacing w:after="33"/>
        <w:ind w:right="36" w:hanging="410"/>
      </w:pPr>
      <w:hyperlink r:id="rId67">
        <w:r w:rsidRPr="31D4F0C2" w:rsidR="003F57C4">
          <w:rPr>
            <w:color w:val="0563C1"/>
            <w:u w:val="single"/>
          </w:rPr>
          <w:t>Write</w:t>
        </w:r>
      </w:hyperlink>
      <w:hyperlink r:id="rId68">
        <w:r w:rsidRPr="31D4F0C2" w:rsidR="003F57C4">
          <w:rPr>
            <w:color w:val="0563C1"/>
            <w:u w:val="single"/>
          </w:rPr>
          <w:t>-</w:t>
        </w:r>
      </w:hyperlink>
      <w:hyperlink r:id="rId69">
        <w:r w:rsidRPr="31D4F0C2" w:rsidR="003F57C4">
          <w:rPr>
            <w:color w:val="0563C1"/>
            <w:u w:val="single"/>
          </w:rPr>
          <w:t>back Flash cache</w:t>
        </w:r>
      </w:hyperlink>
      <w:hyperlink r:id="rId70">
        <w:r w:rsidR="003F57C4">
          <w:t xml:space="preserve"> </w:t>
        </w:r>
      </w:hyperlink>
      <w:r w:rsidR="003F57C4">
        <w:t xml:space="preserve"> </w:t>
      </w:r>
    </w:p>
    <w:p w:rsidR="003F57C4" w:rsidP="003F57C4" w:rsidRDefault="003F57C4" w14:paraId="2E72940C" w14:textId="14C260B1">
      <w:pPr>
        <w:numPr>
          <w:ilvl w:val="1"/>
          <w:numId w:val="3"/>
        </w:numPr>
        <w:spacing w:after="32" w:line="258" w:lineRule="auto"/>
        <w:ind w:right="36" w:hanging="360"/>
      </w:pPr>
      <w:r>
        <w:t xml:space="preserve">Feature promoted for </w:t>
      </w:r>
      <w:del w:author="Kellyn Gorman" w:date="2023-03-28T14:59:00Z" w:id="227">
        <w:r w:rsidDel="008F0E41">
          <w:delText>write</w:delText>
        </w:r>
      </w:del>
      <w:ins w:author="Kellyn Gorman" w:date="2023-03-28T14:59:00Z" w:id="228">
        <w:r w:rsidR="008F0E41">
          <w:t>write</w:t>
        </w:r>
      </w:ins>
      <w:del w:author="Kellyn Gorman" w:date="2023-03-28T14:59:00Z" w:id="229">
        <w:r w:rsidDel="008F0E41">
          <w:delText xml:space="preserve"> </w:delText>
        </w:r>
      </w:del>
      <w:ins w:author="Kellyn Gorman" w:date="2023-03-28T14:59:00Z" w:id="230">
        <w:r w:rsidR="008F0E41">
          <w:t>-</w:t>
        </w:r>
      </w:ins>
      <w:r>
        <w:t>intensive database to offer performance in Exadata but isn</w:t>
      </w:r>
      <w:r w:rsidRPr="31D4F0C2">
        <w:rPr>
          <w:rFonts w:ascii="Calibri" w:hAnsi="Calibri" w:eastAsia="Calibri" w:cs="Calibri"/>
        </w:rPr>
        <w:t>’</w:t>
      </w:r>
      <w:r>
        <w:t xml:space="preserve">t as successful.  Isolate these objects and build onto a managed disk solution on Ultra disk or on ANF. </w:t>
      </w:r>
    </w:p>
    <w:p w:rsidR="003F57C4" w:rsidP="003F57C4" w:rsidRDefault="003F57C4" w14:paraId="7CA65C09" w14:textId="77777777">
      <w:pPr>
        <w:numPr>
          <w:ilvl w:val="0"/>
          <w:numId w:val="3"/>
        </w:numPr>
        <w:spacing w:after="32" w:line="258" w:lineRule="auto"/>
        <w:ind w:right="36" w:hanging="410"/>
      </w:pPr>
      <w:r>
        <w:t xml:space="preserve">IO Resource Management, (IORM) </w:t>
      </w:r>
    </w:p>
    <w:p w:rsidR="003F57C4" w:rsidP="003F57C4" w:rsidRDefault="003F57C4" w14:paraId="1525B0A5" w14:textId="77777777">
      <w:pPr>
        <w:numPr>
          <w:ilvl w:val="1"/>
          <w:numId w:val="3"/>
        </w:numPr>
        <w:spacing w:after="0" w:line="258" w:lineRule="auto"/>
        <w:ind w:right="36" w:hanging="360"/>
      </w:pPr>
      <w:r>
        <w:t xml:space="preserve">Not only is </w:t>
      </w:r>
      <w:hyperlink r:id="rId71">
        <w:r w:rsidRPr="31D4F0C2">
          <w:rPr>
            <w:color w:val="0563C1"/>
            <w:u w:val="single"/>
          </w:rPr>
          <w:t>IORM</w:t>
        </w:r>
      </w:hyperlink>
      <w:hyperlink r:id="rId72">
        <w:r>
          <w:t xml:space="preserve"> </w:t>
        </w:r>
      </w:hyperlink>
      <w:r>
        <w:t xml:space="preserve">available to be implemented on the new database in Azure, there are </w:t>
      </w:r>
      <w:hyperlink r:id="rId73">
        <w:r w:rsidRPr="31D4F0C2">
          <w:rPr>
            <w:color w:val="0563C1"/>
            <w:u w:val="single"/>
          </w:rPr>
          <w:t>Resource managers for IO, etc.</w:t>
        </w:r>
      </w:hyperlink>
      <w:hyperlink r:id="rId74">
        <w:r w:rsidRPr="31D4F0C2">
          <w:rPr>
            <w:color w:val="0563C1"/>
            <w:u w:val="single"/>
          </w:rPr>
          <w:t xml:space="preserve"> </w:t>
        </w:r>
      </w:hyperlink>
      <w:hyperlink r:id="rId75">
        <w:r w:rsidRPr="31D4F0C2">
          <w:rPr>
            <w:color w:val="0563C1"/>
            <w:u w:val="single"/>
          </w:rPr>
          <w:t xml:space="preserve">that are automatic per VM. </w:t>
        </w:r>
      </w:hyperlink>
      <w:hyperlink r:id="rId76">
        <w:r>
          <w:t xml:space="preserve"> </w:t>
        </w:r>
      </w:hyperlink>
      <w:r>
        <w:t xml:space="preserve">This will be available without any issue. </w:t>
      </w:r>
    </w:p>
    <w:p w:rsidR="003928C6" w:rsidP="003F57C4" w:rsidRDefault="003928C6" w14:paraId="334A718F" w14:textId="77777777">
      <w:pPr>
        <w:spacing w:after="199"/>
        <w:ind w:left="1080"/>
      </w:pPr>
    </w:p>
    <w:p w:rsidR="003928C6" w:rsidP="003F57C4" w:rsidRDefault="003928C6" w14:paraId="1422FC6C" w14:textId="77777777">
      <w:pPr>
        <w:spacing w:after="199"/>
        <w:ind w:left="1080"/>
      </w:pPr>
    </w:p>
    <w:p w:rsidR="007F083F" w:rsidP="007F083F" w:rsidRDefault="007F083F" w14:paraId="6C0416E2" w14:textId="77777777">
      <w:pPr>
        <w:pStyle w:val="Heading1"/>
      </w:pPr>
      <w:bookmarkStart w:name="_Toc130909066" w:id="231"/>
      <w:bookmarkStart w:name="_Toc2001200980" w:id="1363278654"/>
      <w:r w:rsidR="007F083F">
        <w:rPr/>
        <w:t>Sizing Assessment</w:t>
      </w:r>
      <w:bookmarkEnd w:id="231"/>
      <w:bookmarkEnd w:id="1363278654"/>
    </w:p>
    <w:p w:rsidR="003F57C4" w:rsidP="003928C6" w:rsidRDefault="00EA47CC" w14:paraId="61F668A8" w14:textId="08CCF235">
      <w:pPr>
        <w:spacing w:after="199"/>
      </w:pPr>
      <w:r>
        <w:t xml:space="preserve">In an AWR sizing estimate, you can only size for what is in the repository.  If data is missing for peak workloads, then sizing accuracy will be impacted.  Always work with the database specialist from the customer to identify the best possible window for sizing and carefully balance a size between what will scale for the Oracle workload needs and cost </w:t>
      </w:r>
      <w:del w:author="Kellyn Gorman" w:date="2023-03-28T15:03:00Z" w:id="232">
        <w:r w:rsidDel="008A0DEA">
          <w:delText>efficiency.</w:delText>
        </w:r>
        <w:r w:rsidDel="008A0DEA" w:rsidR="007F083F">
          <w:delText>With</w:delText>
        </w:r>
      </w:del>
      <w:ins w:author="Kellyn Gorman" w:date="2023-03-28T15:03:00Z" w:id="233">
        <w:r w:rsidR="008A0DEA">
          <w:t>efficiency. With</w:t>
        </w:r>
      </w:ins>
      <w:r w:rsidR="007F083F">
        <w:t xml:space="preserve"> this knowledge</w:t>
      </w:r>
      <w:r w:rsidR="00495CA6">
        <w:t xml:space="preserve">, there are changes that occur in the Oracle SME’s sizing assessment vs. an Oracle database not on Exadata.  </w:t>
      </w:r>
      <w:r w:rsidR="00EB19D9">
        <w:t>AWR Reports:</w:t>
      </w:r>
    </w:p>
    <w:p w:rsidR="001504E4" w:rsidP="001504E4" w:rsidRDefault="001504E4" w14:paraId="3E647E31" w14:textId="686D0BC5">
      <w:pPr>
        <w:pStyle w:val="ListParagraph"/>
        <w:numPr>
          <w:ilvl w:val="0"/>
          <w:numId w:val="8"/>
        </w:numPr>
        <w:spacing w:after="199"/>
      </w:pPr>
      <w:r>
        <w:t xml:space="preserve"> Always should be in HTML format so that Exadata features are included for 12.1 and above reports.</w:t>
      </w:r>
    </w:p>
    <w:p w:rsidR="001504E4" w:rsidP="001504E4" w:rsidRDefault="001504E4" w14:paraId="7CE66D6F" w14:textId="01E316E5">
      <w:pPr>
        <w:pStyle w:val="ListParagraph"/>
        <w:numPr>
          <w:ilvl w:val="0"/>
          <w:numId w:val="8"/>
        </w:numPr>
        <w:spacing w:after="199"/>
      </w:pPr>
      <w:r>
        <w:t>Should always be a</w:t>
      </w:r>
      <w:r w:rsidR="00A5198B">
        <w:t xml:space="preserve"> Global AWR Report ($ORACLE_HOME/rdbms/admin/awrgrpt.sql)</w:t>
      </w:r>
    </w:p>
    <w:p w:rsidR="00A5198B" w:rsidP="001504E4" w:rsidRDefault="00323CD4" w14:paraId="04121824" w14:textId="560330D4">
      <w:pPr>
        <w:pStyle w:val="ListParagraph"/>
        <w:numPr>
          <w:ilvl w:val="0"/>
          <w:numId w:val="8"/>
        </w:numPr>
        <w:spacing w:after="199"/>
      </w:pPr>
      <w:r>
        <w:t xml:space="preserve">Commonly there are 1-2 large database workloads residing on the Exadata and then others that have consolidated to it.  Find out from the customer which ones are the larger databases and if there are days </w:t>
      </w:r>
      <w:del w:author="Kellyn Gorman" w:date="2023-03-28T14:59:00Z" w:id="234">
        <w:r w:rsidDel="008F0E41">
          <w:delText>where</w:delText>
        </w:r>
      </w:del>
      <w:ins w:author="Kellyn Gorman" w:date="2023-03-28T14:59:00Z" w:id="235">
        <w:r w:rsidR="008F0E41">
          <w:t>when</w:t>
        </w:r>
      </w:ins>
      <w:r>
        <w:t xml:space="preserve"> the workload is heavier than others.  </w:t>
      </w:r>
    </w:p>
    <w:p w:rsidR="00514695" w:rsidP="001504E4" w:rsidRDefault="00514695" w14:paraId="6F799374" w14:textId="2368E306">
      <w:pPr>
        <w:pStyle w:val="ListParagraph"/>
        <w:numPr>
          <w:ilvl w:val="0"/>
          <w:numId w:val="8"/>
        </w:numPr>
        <w:spacing w:after="199"/>
      </w:pPr>
      <w:r>
        <w:t>Ask for a smaller window AWR for these databases, 3-4 days</w:t>
      </w:r>
      <w:r w:rsidR="00897CE0">
        <w:t xml:space="preserve"> has shown to offer the best sizing for Exadata workloads using the Right-sizing assessment.</w:t>
      </w:r>
    </w:p>
    <w:p w:rsidR="00EE3CE5" w:rsidP="00EE3CE5" w:rsidRDefault="00EE3CE5" w14:paraId="32CB3A6E" w14:textId="0E9B720E">
      <w:pPr>
        <w:pStyle w:val="ListParagraph"/>
        <w:numPr>
          <w:ilvl w:val="1"/>
          <w:numId w:val="8"/>
        </w:numPr>
        <w:spacing w:after="199"/>
      </w:pPr>
      <w:r>
        <w:t xml:space="preserve">For an AWR with a </w:t>
      </w:r>
      <w:del w:author="Kellyn Gorman" w:date="2023-03-28T14:59:00Z" w:id="236">
        <w:r w:rsidDel="008F0E41">
          <w:delText>1 hour</w:delText>
        </w:r>
      </w:del>
      <w:ins w:author="Kellyn Gorman" w:date="2023-03-28T14:59:00Z" w:id="237">
        <w:r w:rsidR="008F0E41">
          <w:t>1-hour</w:t>
        </w:r>
      </w:ins>
      <w:r>
        <w:t xml:space="preserve"> interval on snapshots, this would equate to </w:t>
      </w:r>
      <w:r w:rsidR="00424409">
        <w:t>72-96 snapshot variance between the beginning and ending snapshot.</w:t>
      </w:r>
    </w:p>
    <w:p w:rsidR="00424409" w:rsidP="00424409" w:rsidRDefault="002742A5" w14:paraId="6132A183" w14:textId="75E533E5">
      <w:pPr>
        <w:pStyle w:val="ListParagraph"/>
        <w:numPr>
          <w:ilvl w:val="0"/>
          <w:numId w:val="8"/>
        </w:numPr>
        <w:spacing w:after="199"/>
      </w:pPr>
      <w:r>
        <w:t xml:space="preserve">The customer will still need to provide the size of the database and the </w:t>
      </w:r>
      <w:hyperlink w:history="1" r:id="rId77">
        <w:r w:rsidRPr="00992358">
          <w:rPr>
            <w:rStyle w:val="Hyperlink"/>
          </w:rPr>
          <w:t>db</w:t>
        </w:r>
        <w:r w:rsidRPr="00992358" w:rsidR="00992358">
          <w:rPr>
            <w:rStyle w:val="Hyperlink"/>
          </w:rPr>
          <w:t>space</w:t>
        </w:r>
        <w:r w:rsidRPr="00992358">
          <w:rPr>
            <w:rStyle w:val="Hyperlink"/>
          </w:rPr>
          <w:t>.sql</w:t>
        </w:r>
      </w:hyperlink>
      <w:r>
        <w:t xml:space="preserve"> is the best way to collect this data </w:t>
      </w:r>
      <w:r w:rsidR="00CB4400">
        <w:t>in a script that is very low impact to the database.</w:t>
      </w:r>
    </w:p>
    <w:p w:rsidR="00CB4400" w:rsidP="00424409" w:rsidRDefault="00CB4400" w14:paraId="120105D1" w14:textId="00F9A4D8">
      <w:pPr>
        <w:pStyle w:val="ListParagraph"/>
        <w:numPr>
          <w:ilvl w:val="0"/>
          <w:numId w:val="8"/>
        </w:numPr>
        <w:spacing w:after="199"/>
      </w:pPr>
      <w:r>
        <w:t xml:space="preserve">If the customer would like to identify the peak </w:t>
      </w:r>
      <w:r w:rsidR="00E1665D">
        <w:t xml:space="preserve">workload times in the AWR, the </w:t>
      </w:r>
      <w:hyperlink w:history="1" r:id="rId78">
        <w:r w:rsidRPr="00677525" w:rsidR="00677525">
          <w:rPr>
            <w:rStyle w:val="Hyperlink"/>
          </w:rPr>
          <w:t>busiest_AWR.sql</w:t>
        </w:r>
      </w:hyperlink>
      <w:r w:rsidR="00677525">
        <w:t xml:space="preserve"> can identify the top five AWR windows.</w:t>
      </w:r>
    </w:p>
    <w:p w:rsidR="00677525" w:rsidP="00677525" w:rsidRDefault="00C05760" w14:paraId="16912498" w14:textId="58DC76B5">
      <w:pPr>
        <w:spacing w:after="199"/>
      </w:pPr>
      <w:r>
        <w:t xml:space="preserve">Once this data has been collected, the AWR reports should be </w:t>
      </w:r>
      <w:r w:rsidR="009C0A2C">
        <w:t xml:space="preserve">sized using the </w:t>
      </w:r>
      <w:hyperlink w:history="1" r:id="rId79">
        <w:r w:rsidRPr="004404B4" w:rsidR="009C0A2C">
          <w:rPr>
            <w:rStyle w:val="Hyperlink"/>
          </w:rPr>
          <w:t>sizing instructions</w:t>
        </w:r>
      </w:hyperlink>
      <w:r w:rsidR="009C0A2C">
        <w:t xml:space="preserve"> and </w:t>
      </w:r>
      <w:hyperlink w:history="1" r:id="rId80">
        <w:r w:rsidRPr="00734E0F" w:rsidR="009C0A2C">
          <w:rPr>
            <w:rStyle w:val="Hyperlink"/>
          </w:rPr>
          <w:t>sizing worksheet</w:t>
        </w:r>
      </w:hyperlink>
      <w:r w:rsidR="009C0A2C">
        <w:t>.</w:t>
      </w:r>
      <w:r w:rsidR="0075685E">
        <w:t xml:space="preserve">  There are some basic differences that can be used to begin the sizing from Ex</w:t>
      </w:r>
      <w:r w:rsidR="00D0544C">
        <w:t>adata to Azure by adjusting the fudge/consideration factors</w:t>
      </w:r>
      <w:r w:rsidR="0009432D">
        <w:t xml:space="preserve"> below the “AWR detail collected by database instance” section in the AWR worksheet:</w:t>
      </w:r>
    </w:p>
    <w:p w:rsidR="00D0544C" w:rsidP="00677525" w:rsidRDefault="0009432D" w14:paraId="5912277D" w14:textId="5C122513">
      <w:pPr>
        <w:spacing w:after="199"/>
        <w:rPr>
          <w:ins w:author="Kellyn Gorman" w:date="2023-03-28T15:14:00Z" w:id="238"/>
        </w:rPr>
      </w:pPr>
      <w:r w:rsidRPr="0009432D">
        <w:rPr>
          <w:noProof/>
        </w:rPr>
        <w:drawing>
          <wp:inline distT="0" distB="0" distL="0" distR="0" wp14:anchorId="3F253C3E" wp14:editId="5AD2EA3E">
            <wp:extent cx="2962275" cy="1068032"/>
            <wp:effectExtent l="0" t="0" r="0" b="0"/>
            <wp:docPr id="415595077" name="Picture 415595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5077" name="Picture 1" descr="A picture containing chart&#10;&#10;Description automatically generated"/>
                    <pic:cNvPicPr/>
                  </pic:nvPicPr>
                  <pic:blipFill>
                    <a:blip r:embed="rId81"/>
                    <a:stretch>
                      <a:fillRect/>
                    </a:stretch>
                  </pic:blipFill>
                  <pic:spPr>
                    <a:xfrm>
                      <a:off x="0" y="0"/>
                      <a:ext cx="2982212" cy="1075220"/>
                    </a:xfrm>
                    <a:prstGeom prst="rect">
                      <a:avLst/>
                    </a:prstGeom>
                  </pic:spPr>
                </pic:pic>
              </a:graphicData>
            </a:graphic>
          </wp:inline>
        </w:drawing>
      </w:r>
    </w:p>
    <w:p w:rsidRPr="003272C8" w:rsidR="00F43088" w:rsidP="00677525" w:rsidRDefault="003272C8" w14:paraId="2CA4D8DA" w14:textId="079A56B0">
      <w:pPr>
        <w:spacing w:after="199"/>
        <w:rPr>
          <w:rStyle w:val="IntenseEmphasis"/>
          <w:rPrChange w:author="Kellyn Gorman" w:date="2023-03-28T15:15:00Z" w:id="239">
            <w:rPr/>
          </w:rPrChange>
        </w:rPr>
      </w:pPr>
      <w:ins w:author="Kellyn Gorman" w:date="2023-03-28T15:14:00Z" w:id="240">
        <w:r w:rsidRPr="003272C8">
          <w:rPr>
            <w:rStyle w:val="IntenseEmphasis"/>
            <w:rPrChange w:author="Kellyn Gorman" w:date="2023-03-28T15:15:00Z" w:id="241">
              <w:rPr/>
            </w:rPrChange>
          </w:rPr>
          <w:t>Consideration/Fudge Factors from a</w:t>
        </w:r>
      </w:ins>
      <w:ins w:author="Kellyn Gorman" w:date="2023-03-28T15:15:00Z" w:id="242">
        <w:r w:rsidRPr="003272C8">
          <w:rPr>
            <w:rStyle w:val="IntenseEmphasis"/>
            <w:rPrChange w:author="Kellyn Gorman" w:date="2023-03-28T15:15:00Z" w:id="243">
              <w:rPr/>
            </w:rPrChange>
          </w:rPr>
          <w:t xml:space="preserve"> Sizing Estimate</w:t>
        </w:r>
      </w:ins>
    </w:p>
    <w:p w:rsidR="00881FD1" w:rsidP="00677525" w:rsidRDefault="00881FD1" w14:paraId="4D2807F7" w14:textId="76436FEF">
      <w:pPr>
        <w:spacing w:after="199"/>
      </w:pPr>
      <w:r>
        <w:t xml:space="preserve">By default, the IO metrics will be set to 2.00, (in the calculations, once moved to MBPs, multiply by 2.)  In Exadata, as you lose </w:t>
      </w:r>
      <w:r w:rsidR="00411966">
        <w:t xml:space="preserve">Hybrid Columnar Compression, (HCC) offloading and storage indexes, there is an additional 2X that is expected by default to be </w:t>
      </w:r>
      <w:r w:rsidR="00637E05">
        <w:t xml:space="preserve">added to the IO. This is now the starting point for </w:t>
      </w:r>
      <w:r w:rsidR="009D5148">
        <w:t>workload</w:t>
      </w:r>
      <w:r w:rsidR="00637E05">
        <w:t xml:space="preserve"> sizing</w:t>
      </w:r>
      <w:r w:rsidR="008C799D">
        <w:t xml:space="preserve"> </w:t>
      </w:r>
      <w:r w:rsidR="004F5E2B">
        <w:t>estimates</w:t>
      </w:r>
      <w:r w:rsidR="00637E05">
        <w:t xml:space="preserve">. </w:t>
      </w:r>
      <w:r w:rsidR="006E7591">
        <w:t xml:space="preserve"> Th</w:t>
      </w:r>
      <w:r w:rsidR="008C038B">
        <w:t xml:space="preserve">ere </w:t>
      </w:r>
      <w:r w:rsidR="00D21314">
        <w:t>are added features</w:t>
      </w:r>
      <w:r w:rsidR="006E7591">
        <w:t xml:space="preserve"> to offload IO from the database nodes to cell nodes, known as smart scans</w:t>
      </w:r>
      <w:r w:rsidR="003D4D26">
        <w:t>, IO savings using storage indexes</w:t>
      </w:r>
      <w:r w:rsidR="00E167CB">
        <w:t xml:space="preserve"> and additional flash cache </w:t>
      </w:r>
      <w:r w:rsidR="00295348">
        <w:t xml:space="preserve">which </w:t>
      </w:r>
      <w:r w:rsidR="00E167CB">
        <w:t>can</w:t>
      </w:r>
      <w:r w:rsidR="00AE147E">
        <w:t xml:space="preserve"> multiply</w:t>
      </w:r>
      <w:r w:rsidR="00E167CB">
        <w:t xml:space="preserve"> a</w:t>
      </w:r>
      <w:r w:rsidR="00C87F39">
        <w:t xml:space="preserve">dditional IO calculated on top of the throughput </w:t>
      </w:r>
      <w:r w:rsidR="00AE147E">
        <w:t>displayed by another 2 times</w:t>
      </w:r>
      <w:r w:rsidR="00461537">
        <w:t xml:space="preserve"> to total 6.00 in the IO metrics.  Due to this IO explosion that can result for an Oracle workload </w:t>
      </w:r>
      <w:r w:rsidR="002D0BC8">
        <w:t>when taking full</w:t>
      </w:r>
      <w:r w:rsidR="00D76E74">
        <w:t xml:space="preserve"> advantage of Exadata engineered features, (primarily experienced in OLAP </w:t>
      </w:r>
      <w:r w:rsidR="00D477D2">
        <w:t xml:space="preserve">workloads) it is important to perform advanced database assessments for any Oracle database migrating from </w:t>
      </w:r>
      <w:r w:rsidR="00451091">
        <w:t>Exadata</w:t>
      </w:r>
      <w:r w:rsidR="002D0BC8">
        <w:t xml:space="preserve"> to determine which type of workload you may be faced with</w:t>
      </w:r>
      <w:r w:rsidR="008213E9">
        <w:t>.</w:t>
      </w:r>
    </w:p>
    <w:p w:rsidR="00524351" w:rsidP="00B812B4" w:rsidRDefault="006E1106" w14:paraId="7971FCDF" w14:textId="716A3F19">
      <w:pPr>
        <w:pStyle w:val="Heading1"/>
      </w:pPr>
      <w:bookmarkStart w:name="_Toc130909067" w:id="244"/>
      <w:bookmarkStart w:name="_Toc1452922337" w:id="697293405"/>
      <w:r w:rsidR="006E1106">
        <w:rPr/>
        <w:t>Exadata Workloads</w:t>
      </w:r>
      <w:bookmarkEnd w:id="244"/>
      <w:bookmarkEnd w:id="697293405"/>
    </w:p>
    <w:p w:rsidR="00524351" w:rsidP="31D4F0C2" w:rsidRDefault="5CD2B242" w14:paraId="2920A1C3" w14:textId="603F89F9">
      <w:pPr>
        <w:pStyle w:val="BodyText"/>
      </w:pPr>
      <w:r>
        <w:t>When choosing to run Oracle on Exadata, there are some common reasons for the investment in an engineered system:</w:t>
      </w:r>
    </w:p>
    <w:p w:rsidR="00524351" w:rsidP="00B812B4" w:rsidRDefault="00524351" w14:paraId="6EB13761" w14:textId="47857007">
      <w:pPr>
        <w:pStyle w:val="BodyText"/>
        <w:numPr>
          <w:ilvl w:val="0"/>
          <w:numId w:val="9"/>
        </w:numPr>
      </w:pPr>
      <w:r>
        <w:t>One</w:t>
      </w:r>
      <w:r w:rsidR="00156A58">
        <w:t xml:space="preserve"> or </w:t>
      </w:r>
      <w:r>
        <w:t xml:space="preserve">two high IO workloads </w:t>
      </w:r>
      <w:r w:rsidR="5D56E464">
        <w:t>which take advantage of Exadata engineered system features</w:t>
      </w:r>
      <w:r w:rsidR="00156A58">
        <w:t xml:space="preserve"> effectively</w:t>
      </w:r>
      <w:r w:rsidR="5D56E464">
        <w:t>.  There may be considerable, smaller Oracle workloads consolidated onto the system afterwards</w:t>
      </w:r>
      <w:r w:rsidR="5FA47248">
        <w:t>.</w:t>
      </w:r>
    </w:p>
    <w:p w:rsidR="00524351" w:rsidP="00E4212C" w:rsidRDefault="00524351" w14:paraId="5F4F5C32" w14:textId="02B570C4">
      <w:pPr>
        <w:pStyle w:val="BodyText"/>
        <w:numPr>
          <w:ilvl w:val="0"/>
          <w:numId w:val="9"/>
        </w:numPr>
      </w:pPr>
      <w:r>
        <w:t xml:space="preserve">Complicated or difficult OLTP workloads that require RAC to scale and are difficult to architect with proprietary hardware </w:t>
      </w:r>
      <w:r w:rsidR="00277970">
        <w:t>and/or</w:t>
      </w:r>
      <w:r w:rsidR="002B63F5">
        <w:t xml:space="preserve"> </w:t>
      </w:r>
      <w:r>
        <w:t>deep knowledge of Oracle optimization</w:t>
      </w:r>
      <w:r w:rsidR="002B63F5">
        <w:t xml:space="preserve"> and removal of</w:t>
      </w:r>
      <w:r>
        <w:t xml:space="preserve"> technical debt</w:t>
      </w:r>
      <w:r w:rsidR="00D72602">
        <w:t>.</w:t>
      </w:r>
    </w:p>
    <w:p w:rsidR="00524351" w:rsidP="00524351" w:rsidRDefault="00524351" w14:paraId="0290CA9A" w14:textId="55B6A40C">
      <w:pPr>
        <w:pStyle w:val="BodyText"/>
        <w:numPr>
          <w:ilvl w:val="0"/>
          <w:numId w:val="9"/>
        </w:numPr>
      </w:pPr>
      <w:r>
        <w:t xml:space="preserve">Surprisingly under-utilized Exadata with various workloads, either due to previous migrations, end-of-life on </w:t>
      </w:r>
      <w:r w:rsidR="000D2586">
        <w:t>Exadata</w:t>
      </w:r>
      <w:r>
        <w:t xml:space="preserve"> or due to a desire to work/test an Exadata in-house.</w:t>
      </w:r>
    </w:p>
    <w:p w:rsidR="00524351" w:rsidP="00524351" w:rsidRDefault="00524351" w14:paraId="07B920A9" w14:textId="333B31FB">
      <w:pPr>
        <w:pStyle w:val="BodyText"/>
      </w:pPr>
      <w:r>
        <w:t xml:space="preserve">It is essential for any migration </w:t>
      </w:r>
      <w:del w:author="Kellyn Gorman" w:date="2023-03-28T15:00:00Z" w:id="245">
        <w:r w:rsidDel="00A738FD">
          <w:delText>off of</w:delText>
        </w:r>
      </w:del>
      <w:ins w:author="Kellyn Gorman" w:date="2023-03-28T15:00:00Z" w:id="246">
        <w:r w:rsidR="00A738FD">
          <w:t>off</w:t>
        </w:r>
      </w:ins>
      <w:r>
        <w:t xml:space="preserve"> Exadata </w:t>
      </w:r>
      <w:del w:author="Kellyn Gorman" w:date="2023-03-28T15:04:00Z" w:id="247">
        <w:r w:rsidDel="003C031F" w:rsidR="005C17B7">
          <w:delText>for there to</w:delText>
        </w:r>
      </w:del>
      <w:ins w:author="Kellyn Gorman" w:date="2023-03-28T15:04:00Z" w:id="248">
        <w:r w:rsidR="003C031F">
          <w:t>for the technologist to have a clear</w:t>
        </w:r>
      </w:ins>
      <w:del w:author="Kellyn Gorman" w:date="2023-03-28T15:04:00Z" w:id="249">
        <w:r w:rsidDel="003C031F" w:rsidR="005C17B7">
          <w:delText xml:space="preserve"> b</w:delText>
        </w:r>
        <w:r w:rsidDel="003C031F" w:rsidR="00816784">
          <w:delText>e a clear</w:delText>
        </w:r>
      </w:del>
      <w:r w:rsidR="00816784">
        <w:t xml:space="preserve"> understanding of t</w:t>
      </w:r>
      <w:r>
        <w:t xml:space="preserve">he workloads residing and how simple or complex the migration may be.  </w:t>
      </w:r>
    </w:p>
    <w:p w:rsidR="00524351" w:rsidP="00524351" w:rsidRDefault="00524351" w14:paraId="6426950A" w14:textId="11653A2E">
      <w:pPr>
        <w:pStyle w:val="BodyText"/>
        <w:spacing w:line="360" w:lineRule="auto"/>
        <w:jc w:val="center"/>
        <w:rPr>
          <w:sz w:val="40"/>
          <w:szCs w:val="40"/>
        </w:rPr>
      </w:pPr>
      <w:r>
        <w:rPr>
          <w:sz w:val="40"/>
          <w:szCs w:val="40"/>
        </w:rPr>
        <w:t xml:space="preserve">More Exadata Features </w:t>
      </w:r>
      <w:r w:rsidR="00816784">
        <w:rPr>
          <w:sz w:val="40"/>
          <w:szCs w:val="40"/>
        </w:rPr>
        <w:t>Used</w:t>
      </w:r>
      <w:r>
        <w:rPr>
          <w:sz w:val="40"/>
          <w:szCs w:val="40"/>
        </w:rPr>
        <w:t>=More Complex Migration</w:t>
      </w:r>
    </w:p>
    <w:p w:rsidR="00524351" w:rsidP="00524351" w:rsidRDefault="00524351" w14:paraId="37308075" w14:textId="69F49AA2">
      <w:pPr>
        <w:pStyle w:val="BodyText"/>
        <w:spacing w:line="360" w:lineRule="auto"/>
        <w:jc w:val="center"/>
        <w:rPr>
          <w:sz w:val="40"/>
          <w:szCs w:val="40"/>
        </w:rPr>
      </w:pPr>
      <w:r w:rsidRPr="66CC6070">
        <w:rPr>
          <w:sz w:val="40"/>
          <w:szCs w:val="40"/>
        </w:rPr>
        <w:t>Less Exadata Features</w:t>
      </w:r>
      <w:r w:rsidR="00A22852">
        <w:rPr>
          <w:sz w:val="40"/>
          <w:szCs w:val="40"/>
        </w:rPr>
        <w:t xml:space="preserve"> Used</w:t>
      </w:r>
      <w:r w:rsidRPr="66CC6070">
        <w:rPr>
          <w:sz w:val="40"/>
          <w:szCs w:val="40"/>
        </w:rPr>
        <w:t xml:space="preserve"> = Simple</w:t>
      </w:r>
      <w:r w:rsidRPr="66CC6070" w:rsidR="00315615">
        <w:rPr>
          <w:sz w:val="40"/>
          <w:szCs w:val="40"/>
        </w:rPr>
        <w:t>r</w:t>
      </w:r>
      <w:r w:rsidRPr="66CC6070">
        <w:rPr>
          <w:sz w:val="40"/>
          <w:szCs w:val="40"/>
        </w:rPr>
        <w:t xml:space="preserve"> </w:t>
      </w:r>
      <w:r w:rsidRPr="66CC6070" w:rsidR="61530E4B">
        <w:rPr>
          <w:sz w:val="40"/>
          <w:szCs w:val="40"/>
        </w:rPr>
        <w:t>Migration</w:t>
      </w:r>
      <w:r w:rsidRPr="66CC6070">
        <w:rPr>
          <w:sz w:val="40"/>
          <w:szCs w:val="40"/>
        </w:rPr>
        <w:t xml:space="preserve"> Opportunity</w:t>
      </w:r>
    </w:p>
    <w:p w:rsidR="00524351" w:rsidP="00524351" w:rsidRDefault="00524351" w14:paraId="5ABCDF45" w14:textId="77777777">
      <w:pPr>
        <w:pStyle w:val="BodyText"/>
      </w:pPr>
    </w:p>
    <w:p w:rsidR="00524351" w:rsidP="00524351" w:rsidRDefault="00524351" w14:paraId="1ACE40F2" w14:textId="77777777">
      <w:pPr>
        <w:pStyle w:val="BodyText"/>
      </w:pPr>
      <w:r>
        <w:t>There are several tools that can be used to assess these workload opportunities-</w:t>
      </w:r>
    </w:p>
    <w:p w:rsidR="00524351" w:rsidP="00524351" w:rsidRDefault="00524351" w14:paraId="759E4673" w14:textId="77777777">
      <w:pPr>
        <w:pStyle w:val="BodyText"/>
        <w:numPr>
          <w:ilvl w:val="0"/>
          <w:numId w:val="10"/>
        </w:numPr>
      </w:pPr>
      <w:r>
        <w:t>The Automatic Workload Repository (AWR)</w:t>
      </w:r>
    </w:p>
    <w:p w:rsidR="00524351" w:rsidP="00524351" w:rsidRDefault="00524351" w14:paraId="54018F01" w14:textId="2CA9C091">
      <w:pPr>
        <w:pStyle w:val="BodyText"/>
        <w:numPr>
          <w:ilvl w:val="1"/>
          <w:numId w:val="10"/>
        </w:numPr>
      </w:pPr>
      <w:r>
        <w:t xml:space="preserve">All Exadata databases are licensed to use </w:t>
      </w:r>
      <w:del w:author="Kellyn Gorman" w:date="2023-03-28T15:00:00Z" w:id="250">
        <w:r w:rsidDel="00A738FD">
          <w:delText>the AWR</w:delText>
        </w:r>
      </w:del>
      <w:ins w:author="Kellyn Gorman" w:date="2023-03-28T15:00:00Z" w:id="251">
        <w:r w:rsidR="00A738FD">
          <w:t>AWR</w:t>
        </w:r>
      </w:ins>
      <w:r>
        <w:t xml:space="preserve"> reports and connected performance and diagnostic features.</w:t>
      </w:r>
    </w:p>
    <w:p w:rsidR="00524351" w:rsidP="00524351" w:rsidRDefault="00524351" w14:paraId="5AD8027D" w14:textId="0E2A8613">
      <w:pPr>
        <w:pStyle w:val="BodyText"/>
        <w:numPr>
          <w:ilvl w:val="1"/>
          <w:numId w:val="10"/>
        </w:numPr>
      </w:pPr>
      <w:del w:author="Kellyn Gorman" w:date="2023-03-28T15:04:00Z" w:id="252">
        <w:r w:rsidDel="003C031F">
          <w:delText>Is</w:delText>
        </w:r>
      </w:del>
      <w:ins w:author="Kellyn Gorman" w:date="2023-03-28T15:04:00Z" w:id="253">
        <w:r w:rsidR="003C031F">
          <w:t>It is</w:t>
        </w:r>
      </w:ins>
      <w:r>
        <w:t xml:space="preserve"> always on and collects data that can be used to view historical workload information and assess usage.</w:t>
      </w:r>
    </w:p>
    <w:p w:rsidR="00524351" w:rsidP="00524351" w:rsidRDefault="00524351" w14:paraId="2BE4492E" w14:textId="70C8879E">
      <w:pPr>
        <w:pStyle w:val="BodyText"/>
        <w:numPr>
          <w:ilvl w:val="1"/>
          <w:numId w:val="10"/>
        </w:numPr>
      </w:pPr>
      <w:r>
        <w:t xml:space="preserve">Peak values can assess the high usage </w:t>
      </w:r>
      <w:del w:author="Kellyn Gorman" w:date="2023-03-28T15:04:00Z" w:id="254">
        <w:r w:rsidDel="003C031F">
          <w:delText>on</w:delText>
        </w:r>
      </w:del>
      <w:ins w:author="Kellyn Gorman" w:date="2023-03-28T15:04:00Z" w:id="255">
        <w:r w:rsidR="003C031F">
          <w:t>of</w:t>
        </w:r>
      </w:ins>
      <w:r>
        <w:t xml:space="preserve"> the system.</w:t>
      </w:r>
    </w:p>
    <w:p w:rsidR="00524351" w:rsidP="00524351" w:rsidRDefault="00524351" w14:paraId="6FD84665" w14:textId="08A0E679">
      <w:pPr>
        <w:pStyle w:val="BodyText"/>
        <w:numPr>
          <w:ilvl w:val="1"/>
          <w:numId w:val="10"/>
        </w:numPr>
      </w:pPr>
      <w:r>
        <w:t xml:space="preserve">Larger window reports can assess the overall workload, providing </w:t>
      </w:r>
      <w:r w:rsidR="6693040E">
        <w:t>valuable</w:t>
      </w:r>
      <w:r>
        <w:t xml:space="preserve"> insight into feature usage and how to migrate the workload to non-Exadata effectively.</w:t>
      </w:r>
    </w:p>
    <w:p w:rsidR="00524351" w:rsidP="00524351" w:rsidRDefault="00524351" w14:paraId="571184FB" w14:textId="77777777">
      <w:pPr>
        <w:pStyle w:val="BodyText"/>
        <w:numPr>
          <w:ilvl w:val="0"/>
          <w:numId w:val="10"/>
        </w:numPr>
      </w:pPr>
      <w:r>
        <w:t xml:space="preserve">The Global (RAC-Aware) AWR report for Exadata also includes an Exadata specific section which drills down into specific Exadata feature usage and provides valuable insight info flash cache, flash logging, IO and other feature usage by database and cell node.  </w:t>
      </w:r>
    </w:p>
    <w:p w:rsidR="00524351" w:rsidP="00B812B4" w:rsidRDefault="00524351" w14:paraId="5627676D" w14:textId="77777777">
      <w:pPr>
        <w:pStyle w:val="Heading1"/>
      </w:pPr>
      <w:bookmarkStart w:name="_Toc130909068" w:id="256"/>
      <w:bookmarkStart w:name="_Toc717760940" w:id="192171537"/>
      <w:r w:rsidR="00524351">
        <w:rPr/>
        <w:t>Decoupling from Exadata</w:t>
      </w:r>
      <w:bookmarkEnd w:id="256"/>
      <w:bookmarkEnd w:id="192171537"/>
    </w:p>
    <w:p w:rsidR="00524351" w:rsidP="00524351" w:rsidRDefault="00524351" w14:paraId="40B79D0F" w14:textId="77777777">
      <w:pPr>
        <w:pStyle w:val="BodyText"/>
      </w:pPr>
      <w:r>
        <w:t>Questions to answered when identifying Oracle Exadata workloads to migrate to the cloud:</w:t>
      </w:r>
    </w:p>
    <w:p w:rsidR="00524351" w:rsidP="00524351" w:rsidRDefault="00524351" w14:paraId="5F1127D5" w14:textId="7AA135F4">
      <w:pPr>
        <w:pStyle w:val="BodyText"/>
        <w:numPr>
          <w:ilvl w:val="0"/>
          <w:numId w:val="11"/>
        </w:numPr>
      </w:pPr>
      <w:r>
        <w:t xml:space="preserve"> Is the workload consuming significant Exadata features, outside of hardware benefits?</w:t>
      </w:r>
      <w:r w:rsidR="00452F53">
        <w:t xml:space="preserve"> </w:t>
      </w:r>
      <w:r w:rsidR="007E0BB9">
        <w:t xml:space="preserve">Can these features be used in Azure or does Azure have a </w:t>
      </w:r>
      <w:r w:rsidR="00E01BBC">
        <w:t>solution that can replicate the benefit?</w:t>
      </w:r>
    </w:p>
    <w:p w:rsidR="00524351" w:rsidP="00524351" w:rsidRDefault="00524351" w14:paraId="3031F8FC" w14:textId="77777777">
      <w:pPr>
        <w:pStyle w:val="BodyText"/>
        <w:numPr>
          <w:ilvl w:val="1"/>
          <w:numId w:val="11"/>
        </w:numPr>
      </w:pPr>
      <w:r>
        <w:t>Smart Scans</w:t>
      </w:r>
    </w:p>
    <w:p w:rsidR="00894BDB" w:rsidP="00B812B4" w:rsidRDefault="00894BDB" w14:paraId="53C56E12" w14:textId="182C52FE">
      <w:pPr>
        <w:pStyle w:val="BodyText"/>
        <w:numPr>
          <w:ilvl w:val="2"/>
          <w:numId w:val="11"/>
        </w:numPr>
      </w:pPr>
      <w:r>
        <w:t>Identity the type of offloading occurring</w:t>
      </w:r>
      <w:r w:rsidR="00DE4029">
        <w:t>.</w:t>
      </w:r>
    </w:p>
    <w:p w:rsidR="00524351" w:rsidP="00524351" w:rsidRDefault="00524351" w14:paraId="0829B6E3" w14:textId="77777777">
      <w:pPr>
        <w:pStyle w:val="BodyText"/>
        <w:numPr>
          <w:ilvl w:val="1"/>
          <w:numId w:val="11"/>
        </w:numPr>
      </w:pPr>
      <w:r>
        <w:t>Storage Indexes</w:t>
      </w:r>
    </w:p>
    <w:p w:rsidR="00E01BBC" w:rsidP="00B812B4" w:rsidRDefault="00E01BBC" w14:paraId="4CCEB389" w14:textId="0C6C8261">
      <w:pPr>
        <w:pStyle w:val="BodyText"/>
        <w:numPr>
          <w:ilvl w:val="2"/>
          <w:numId w:val="11"/>
        </w:numPr>
      </w:pPr>
      <w:r>
        <w:t xml:space="preserve">Oracle automatic indexing or replacing missing indexes are </w:t>
      </w:r>
      <w:r w:rsidR="0017292C">
        <w:t>the closest to this feature outside of Exadata.</w:t>
      </w:r>
    </w:p>
    <w:p w:rsidR="00524351" w:rsidP="00524351" w:rsidRDefault="00524351" w14:paraId="4359E60D" w14:textId="77777777">
      <w:pPr>
        <w:pStyle w:val="BodyText"/>
        <w:numPr>
          <w:ilvl w:val="1"/>
          <w:numId w:val="11"/>
        </w:numPr>
      </w:pPr>
      <w:r>
        <w:t>Flash Cache</w:t>
      </w:r>
    </w:p>
    <w:p w:rsidR="0017292C" w:rsidP="00B812B4" w:rsidRDefault="0017292C" w14:paraId="3E85DB9A" w14:textId="5300660B">
      <w:pPr>
        <w:pStyle w:val="BodyText"/>
        <w:numPr>
          <w:ilvl w:val="2"/>
          <w:numId w:val="11"/>
        </w:numPr>
      </w:pPr>
      <w:r>
        <w:t>Flash cache is just a secondary buffer cache on fast disk.  This can be replicated on the local ephemeral disk</w:t>
      </w:r>
      <w:r w:rsidR="00F45CC7">
        <w:t xml:space="preserve"> on a VM.</w:t>
      </w:r>
    </w:p>
    <w:p w:rsidR="00524351" w:rsidP="00524351" w:rsidRDefault="00524351" w14:paraId="6ADB546A" w14:textId="77777777">
      <w:pPr>
        <w:pStyle w:val="BodyText"/>
        <w:numPr>
          <w:ilvl w:val="1"/>
          <w:numId w:val="11"/>
        </w:numPr>
      </w:pPr>
      <w:r>
        <w:t>Flash Logging</w:t>
      </w:r>
    </w:p>
    <w:p w:rsidR="00F45CC7" w:rsidP="00B812B4" w:rsidRDefault="00F45CC7" w14:paraId="249EE492" w14:textId="133FE942">
      <w:pPr>
        <w:pStyle w:val="BodyText"/>
        <w:numPr>
          <w:ilvl w:val="2"/>
          <w:numId w:val="11"/>
        </w:numPr>
      </w:pPr>
      <w:r>
        <w:t xml:space="preserve">Inspect log file latency and consider ultra disk for small, fast IO for redo logs and for parallel </w:t>
      </w:r>
      <w:r w:rsidR="00576665">
        <w:t>write latency, consider separating the redo members by separated ultra disks.</w:t>
      </w:r>
    </w:p>
    <w:p w:rsidR="00524351" w:rsidP="00524351" w:rsidRDefault="00524351" w14:paraId="7B426296" w14:textId="77777777">
      <w:pPr>
        <w:pStyle w:val="BodyText"/>
        <w:numPr>
          <w:ilvl w:val="1"/>
          <w:numId w:val="11"/>
        </w:numPr>
      </w:pPr>
      <w:r>
        <w:t>Hybrid Columnar Compression</w:t>
      </w:r>
    </w:p>
    <w:p w:rsidR="00A21252" w:rsidP="00524351" w:rsidRDefault="00576665" w14:paraId="4A4953A6" w14:textId="529B3475">
      <w:pPr>
        <w:pStyle w:val="BodyText"/>
        <w:numPr>
          <w:ilvl w:val="2"/>
          <w:numId w:val="11"/>
        </w:numPr>
      </w:pPr>
      <w:r>
        <w:t xml:space="preserve">Use Network attached storage that </w:t>
      </w:r>
      <w:del w:author="Kellyn Gorman" w:date="2023-03-28T15:00:00Z" w:id="257">
        <w:r w:rsidDel="00A738FD">
          <w:delText>included</w:delText>
        </w:r>
      </w:del>
      <w:ins w:author="Kellyn Gorman" w:date="2023-03-28T15:00:00Z" w:id="258">
        <w:r w:rsidR="00A738FD">
          <w:t>includes</w:t>
        </w:r>
      </w:ins>
      <w:r>
        <w:t xml:space="preserve"> </w:t>
      </w:r>
      <w:r w:rsidR="004357FF">
        <w:t xml:space="preserve">storage compression that can compete with HCC.  Consider advanced partitioning </w:t>
      </w:r>
      <w:del w:author="Kellyn Gorman" w:date="2023-03-28T15:00:00Z" w:id="259">
        <w:r w:rsidDel="00A738FD" w:rsidR="004357FF">
          <w:delText>stragetcies</w:delText>
        </w:r>
      </w:del>
      <w:ins w:author="Kellyn Gorman" w:date="2023-03-28T15:00:00Z" w:id="260">
        <w:r w:rsidR="00A738FD">
          <w:t>strategies</w:t>
        </w:r>
      </w:ins>
      <w:r w:rsidR="004357FF">
        <w:t xml:space="preserve"> that can decrease IO demands.</w:t>
      </w:r>
    </w:p>
    <w:p w:rsidR="00A21252" w:rsidP="00AA08EF" w:rsidRDefault="00D51CF1" w14:paraId="6CFCDEEE" w14:textId="308C0C85">
      <w:pPr>
        <w:pStyle w:val="Heading2"/>
      </w:pPr>
      <w:bookmarkStart w:name="_Toc130909069" w:id="261"/>
      <w:bookmarkStart w:name="_Toc2016248499" w:id="722389169"/>
      <w:r w:rsidR="00D51CF1">
        <w:rPr/>
        <w:t xml:space="preserve">Wait Events and </w:t>
      </w:r>
      <w:r w:rsidR="00AA08EF">
        <w:rPr/>
        <w:t>Inefficiencies</w:t>
      </w:r>
      <w:bookmarkEnd w:id="261"/>
      <w:bookmarkEnd w:id="722389169"/>
    </w:p>
    <w:p w:rsidRPr="00AA08EF" w:rsidR="00AA08EF" w:rsidP="00B812B4" w:rsidRDefault="008F7F3E" w14:paraId="7A8F732E" w14:textId="15251FC2">
      <w:r>
        <w:t xml:space="preserve">Oracle provides significant evidence as part of an AWR report around wait events and usage of Exadata features.  These wait events will provide not only the database time allocated to performing </w:t>
      </w:r>
      <w:r w:rsidR="00E00CB9">
        <w:t>the action, but by understanding the wait event, understanding if it’s the most efficient way to use the Exadata features.</w:t>
      </w:r>
    </w:p>
    <w:p w:rsidR="00524351" w:rsidP="00524351" w:rsidRDefault="00524351" w14:paraId="3CCD0CE7" w14:textId="512A2662">
      <w:pPr>
        <w:pStyle w:val="BodyText"/>
      </w:pPr>
      <w:r>
        <w:t xml:space="preserve">Is the workload using </w:t>
      </w:r>
      <w:del w:author="Kellyn Gorman" w:date="2023-03-28T15:00:00Z" w:id="262">
        <w:r w:rsidDel="00A738FD">
          <w:delText>the Exadata</w:delText>
        </w:r>
      </w:del>
      <w:ins w:author="Kellyn Gorman" w:date="2023-03-28T15:00:00Z" w:id="263">
        <w:r w:rsidR="00A738FD">
          <w:t>Exadata</w:t>
        </w:r>
      </w:ins>
      <w:r>
        <w:t xml:space="preserve"> </w:t>
      </w:r>
      <w:r w:rsidR="00D735C3">
        <w:t>offloading (</w:t>
      </w:r>
      <w:r w:rsidR="00DE4029">
        <w:t>smart scans)</w:t>
      </w:r>
      <w:r w:rsidR="00CD03E5">
        <w:t xml:space="preserve"> </w:t>
      </w:r>
      <w:r>
        <w:t xml:space="preserve">efficiently? In the </w:t>
      </w:r>
      <w:r>
        <w:rPr>
          <w:b/>
        </w:rPr>
        <w:t>Top Time Foreground Events</w:t>
      </w:r>
      <w:r>
        <w:t>, what is the ratio of workload using:</w:t>
      </w:r>
    </w:p>
    <w:p w:rsidR="00524351" w:rsidP="00524351" w:rsidRDefault="00524351" w14:paraId="2174CFDD" w14:textId="77777777">
      <w:pPr>
        <w:pStyle w:val="BodyText"/>
        <w:numPr>
          <w:ilvl w:val="1"/>
          <w:numId w:val="11"/>
        </w:numPr>
      </w:pPr>
      <w:r>
        <w:t>Cell Smart Table Scan (Optimal)</w:t>
      </w:r>
    </w:p>
    <w:p w:rsidR="00524351" w:rsidP="00524351" w:rsidRDefault="00524351" w14:paraId="195711E0" w14:textId="77777777">
      <w:pPr>
        <w:pStyle w:val="BodyText"/>
        <w:numPr>
          <w:ilvl w:val="1"/>
          <w:numId w:val="11"/>
        </w:numPr>
      </w:pPr>
      <w:r>
        <w:t>Cell Multiblock Physical Read (Less Optimal)</w:t>
      </w:r>
    </w:p>
    <w:p w:rsidR="00524351" w:rsidP="00524351" w:rsidRDefault="00524351" w14:paraId="3C5587E1" w14:textId="4B300F20">
      <w:pPr>
        <w:pStyle w:val="BodyText"/>
        <w:numPr>
          <w:ilvl w:val="1"/>
          <w:numId w:val="11"/>
        </w:numPr>
      </w:pPr>
      <w:r>
        <w:t>Cell Single Block Physical Read (</w:t>
      </w:r>
      <w:r w:rsidR="00D735C3">
        <w:t>Suboptimal</w:t>
      </w:r>
      <w:r>
        <w:t>)</w:t>
      </w:r>
    </w:p>
    <w:p w:rsidR="00524351" w:rsidP="00524351" w:rsidRDefault="00524351" w14:paraId="384AA3D9" w14:textId="77777777">
      <w:pPr>
        <w:pStyle w:val="BodyText"/>
        <w:numPr>
          <w:ilvl w:val="0"/>
          <w:numId w:val="11"/>
        </w:numPr>
      </w:pPr>
      <w:r>
        <w:t>Hybrid Columnar Compression (HCC/EHCC), What is the compressed vs. uncompressed ratios:</w:t>
      </w:r>
    </w:p>
    <w:p w:rsidR="00524351" w:rsidP="00524351" w:rsidRDefault="00D735C3" w14:paraId="227C7EE5" w14:textId="2FACFE8F">
      <w:pPr>
        <w:pStyle w:val="BodyText"/>
        <w:numPr>
          <w:ilvl w:val="1"/>
          <w:numId w:val="11"/>
        </w:numPr>
      </w:pPr>
      <w:r>
        <w:t xml:space="preserve">Is </w:t>
      </w:r>
      <w:r w:rsidR="00524351">
        <w:t>the database spending significant cycles compressing and decompressing data?</w:t>
      </w:r>
    </w:p>
    <w:p w:rsidR="00524351" w:rsidP="00524351" w:rsidRDefault="00524351" w14:paraId="1D1CE079" w14:textId="546027BA">
      <w:pPr>
        <w:pStyle w:val="BodyText"/>
        <w:numPr>
          <w:ilvl w:val="1"/>
          <w:numId w:val="11"/>
        </w:numPr>
      </w:pPr>
      <w:r>
        <w:t>Inspect the performance gains for predicates using the compression in queries- is the value gained worth it vs. the amount saved with compression?</w:t>
      </w:r>
    </w:p>
    <w:p w:rsidR="00524351" w:rsidP="00524351" w:rsidRDefault="00524351" w14:paraId="77DC4E28" w14:textId="2C932FE8">
      <w:pPr>
        <w:pStyle w:val="BodyText"/>
        <w:numPr>
          <w:ilvl w:val="0"/>
          <w:numId w:val="11"/>
        </w:numPr>
      </w:pPr>
      <w:r>
        <w:t>Cell Physical IO- Inspect the savings provided from:</w:t>
      </w:r>
    </w:p>
    <w:p w:rsidR="00524351" w:rsidP="00524351" w:rsidRDefault="00524351" w14:paraId="59AF4A51" w14:textId="62E752DC">
      <w:pPr>
        <w:pStyle w:val="BodyText"/>
        <w:numPr>
          <w:ilvl w:val="1"/>
          <w:numId w:val="11"/>
        </w:numPr>
      </w:pPr>
      <w:r>
        <w:t>Inspect the amount directed to the DB node to balan</w:t>
      </w:r>
      <w:r w:rsidR="3AADB32A">
        <w:t xml:space="preserve">ce </w:t>
      </w:r>
      <w:r>
        <w:t>CPU.</w:t>
      </w:r>
    </w:p>
    <w:p w:rsidR="00524351" w:rsidP="00524351" w:rsidRDefault="00524351" w14:paraId="34C2F3F2" w14:textId="393A2933">
      <w:pPr>
        <w:pStyle w:val="BodyText"/>
        <w:numPr>
          <w:ilvl w:val="1"/>
          <w:numId w:val="11"/>
        </w:numPr>
      </w:pPr>
      <w:r>
        <w:t xml:space="preserve">Identify the </w:t>
      </w:r>
      <w:r w:rsidR="00D735C3">
        <w:t>number</w:t>
      </w:r>
      <w:r>
        <w:t xml:space="preserve"> of bytes returned by smart scan, as these values can be subtracted in IO for the percentage of cell single block physical reads once it migrates </w:t>
      </w:r>
      <w:del w:author="Kellyn Gorman" w:date="2023-03-28T15:00:00Z" w:id="264">
        <w:r w:rsidDel="00A738FD">
          <w:delText>off of</w:delText>
        </w:r>
      </w:del>
      <w:ins w:author="Kellyn Gorman" w:date="2023-03-28T15:00:00Z" w:id="265">
        <w:r w:rsidR="00A738FD">
          <w:t>off</w:t>
        </w:r>
      </w:ins>
      <w:r>
        <w:t xml:space="preserve"> Exadata.</w:t>
      </w:r>
    </w:p>
    <w:p w:rsidR="00524351" w:rsidP="00524351" w:rsidRDefault="00524351" w14:paraId="361561AF" w14:textId="684FE05C">
      <w:pPr>
        <w:pStyle w:val="BodyText"/>
        <w:numPr>
          <w:ilvl w:val="0"/>
          <w:numId w:val="11"/>
        </w:numPr>
      </w:pPr>
      <w:r>
        <w:t xml:space="preserve">Note the </w:t>
      </w:r>
      <w:r w:rsidR="00D735C3">
        <w:t>number</w:t>
      </w:r>
      <w:r>
        <w:t xml:space="preserve"> of logical reads from cache, determine of flash cache will be required in a cloud IaaS solution for the workload.</w:t>
      </w:r>
    </w:p>
    <w:p w:rsidR="00524351" w:rsidP="00524351" w:rsidRDefault="00524351" w14:paraId="6D513716" w14:textId="77777777">
      <w:pPr>
        <w:pStyle w:val="BodyText"/>
        <w:numPr>
          <w:ilvl w:val="0"/>
          <w:numId w:val="11"/>
        </w:numPr>
      </w:pPr>
      <w:r>
        <w:t>Compare the physical read and write total bytes to the amount performed total in cache.  Can memory be raised to eliminate physical read requirements, (it is common for some to shrink down SGA to force offloading for Exadata.)</w:t>
      </w:r>
    </w:p>
    <w:p w:rsidR="00524351" w:rsidP="00524351" w:rsidRDefault="00524351" w14:paraId="5FBB2FE4" w14:textId="3DF78AA8">
      <w:pPr>
        <w:pStyle w:val="BodyText"/>
        <w:numPr>
          <w:ilvl w:val="0"/>
          <w:numId w:val="11"/>
        </w:numPr>
      </w:pPr>
      <w:r>
        <w:t xml:space="preserve">In </w:t>
      </w:r>
      <w:r>
        <w:rPr>
          <w:b/>
        </w:rPr>
        <w:t xml:space="preserve">System </w:t>
      </w:r>
      <w:r>
        <w:rPr>
          <w:b/>
          <w:bCs/>
        </w:rPr>
        <w:t>Statistics</w:t>
      </w:r>
      <w:r>
        <w:rPr>
          <w:b/>
        </w:rPr>
        <w:t>,</w:t>
      </w:r>
      <w:r>
        <w:t xml:space="preserve"> identify what objects are impacted by what </w:t>
      </w:r>
      <w:r w:rsidR="00C52F0A">
        <w:t>statistics</w:t>
      </w:r>
      <w:r>
        <w:t xml:space="preserve"> and if tuning SQL, additional indexing, partitioning or other physical tuning may optimize the workload dramatically.</w:t>
      </w:r>
    </w:p>
    <w:p w:rsidR="00524351" w:rsidP="00524351" w:rsidRDefault="00524351" w14:paraId="2B29230F" w14:textId="77777777">
      <w:pPr>
        <w:pStyle w:val="BodyText"/>
        <w:numPr>
          <w:ilvl w:val="0"/>
          <w:numId w:val="11"/>
        </w:numPr>
      </w:pPr>
      <w:r>
        <w:t xml:space="preserve">Inspect </w:t>
      </w:r>
      <w:r>
        <w:rPr>
          <w:b/>
          <w:bCs/>
        </w:rPr>
        <w:t>Initialization Parameters</w:t>
      </w:r>
      <w:r>
        <w:t xml:space="preserve"> for underscore (_) or deprecated parameters which should be justified due to database level impact they may be causing on performance.  </w:t>
      </w:r>
    </w:p>
    <w:p w:rsidR="00524351" w:rsidP="00524351" w:rsidRDefault="00524351" w14:paraId="6432B922" w14:textId="77777777">
      <w:pPr>
        <w:pStyle w:val="Heading4"/>
      </w:pPr>
    </w:p>
    <w:p w:rsidRPr="008753C9" w:rsidR="00524351" w:rsidP="00B812B4" w:rsidRDefault="00524351" w14:paraId="08F54085" w14:textId="77777777">
      <w:pPr>
        <w:pStyle w:val="Heading2"/>
      </w:pPr>
      <w:bookmarkStart w:name="_Toc130909070" w:id="266"/>
      <w:bookmarkStart w:name="_Toc824784068" w:id="2082416588"/>
      <w:r w:rsidR="00524351">
        <w:rPr/>
        <w:t>Exadata Server Configuration</w:t>
      </w:r>
      <w:bookmarkEnd w:id="266"/>
      <w:bookmarkEnd w:id="2082416588"/>
      <w:r w:rsidR="00524351">
        <w:rPr/>
        <w:t xml:space="preserve"> </w:t>
      </w:r>
    </w:p>
    <w:p w:rsidR="00524351" w:rsidP="00524351" w:rsidRDefault="00524351" w14:paraId="43B8E8C3" w14:textId="77777777">
      <w:pPr>
        <w:pStyle w:val="BodyText"/>
      </w:pPr>
      <w:r>
        <w:t>In 12.2 Oracle version and above, an Exadata specific addition will be included in the AWR global report.  This report has sections which provide exceptional value to a migration from Exadata.</w:t>
      </w:r>
    </w:p>
    <w:p w:rsidR="00524351" w:rsidP="00524351" w:rsidRDefault="00524351" w14:paraId="27C64E64" w14:textId="77777777">
      <w:pPr>
        <w:pStyle w:val="BodyText"/>
        <w:numPr>
          <w:ilvl w:val="0"/>
          <w:numId w:val="12"/>
        </w:numPr>
      </w:pPr>
      <w:r>
        <w:t>Exadata Version and System Details</w:t>
      </w:r>
    </w:p>
    <w:p w:rsidR="00524351" w:rsidP="00524351" w:rsidRDefault="00524351" w14:paraId="7DBA2C17" w14:textId="77777777">
      <w:pPr>
        <w:pStyle w:val="BodyText"/>
        <w:numPr>
          <w:ilvl w:val="0"/>
          <w:numId w:val="12"/>
        </w:numPr>
      </w:pPr>
      <w:r>
        <w:t>Cell Node Alerts Detail</w:t>
      </w:r>
    </w:p>
    <w:p w:rsidR="008E2D9F" w:rsidP="00B812B4" w:rsidRDefault="008734D8" w14:paraId="742C710D" w14:textId="20B02DEF">
      <w:pPr>
        <w:pStyle w:val="BodyText"/>
        <w:numPr>
          <w:ilvl w:val="1"/>
          <w:numId w:val="12"/>
        </w:numPr>
      </w:pPr>
      <w:r>
        <w:t>Note any alerts on performance or impacted infrastructure.</w:t>
      </w:r>
    </w:p>
    <w:p w:rsidR="00524351" w:rsidP="00524351" w:rsidRDefault="00524351" w14:paraId="6A3A5F6C" w14:textId="77777777">
      <w:pPr>
        <w:pStyle w:val="BodyText"/>
        <w:numPr>
          <w:ilvl w:val="0"/>
          <w:numId w:val="12"/>
        </w:numPr>
      </w:pPr>
      <w:r>
        <w:t>Exadata Non-Online Disks</w:t>
      </w:r>
    </w:p>
    <w:p w:rsidR="008734D8" w:rsidP="00B812B4" w:rsidRDefault="00F20AB4" w14:paraId="10A2BCD6" w14:textId="26FB0597">
      <w:pPr>
        <w:pStyle w:val="BodyText"/>
        <w:numPr>
          <w:ilvl w:val="1"/>
          <w:numId w:val="12"/>
        </w:numPr>
      </w:pPr>
      <w:r>
        <w:t xml:space="preserve">End-of-life Exadata are costly to continue to support.  Hardware support is only </w:t>
      </w:r>
      <w:del w:author="Kellyn Gorman" w:date="2023-03-28T15:04:00Z" w:id="267">
        <w:r w:rsidDel="00DC2B54">
          <w:delText>provided for</w:delText>
        </w:r>
      </w:del>
      <w:ins w:author="Kellyn Gorman" w:date="2023-03-28T15:04:00Z" w:id="268">
        <w:r w:rsidR="00DC2B54">
          <w:t>provided</w:t>
        </w:r>
      </w:ins>
      <w:r>
        <w:t xml:space="preserve"> by Oracle and </w:t>
      </w:r>
    </w:p>
    <w:p w:rsidR="00524351" w:rsidP="00524351" w:rsidRDefault="00524351" w14:paraId="5C6B8FD2" w14:textId="77777777">
      <w:pPr>
        <w:pStyle w:val="BodyText"/>
        <w:numPr>
          <w:ilvl w:val="0"/>
          <w:numId w:val="12"/>
        </w:numPr>
      </w:pPr>
      <w:r>
        <w:t>Outlier Data for any Exadata OS Statistics</w:t>
      </w:r>
    </w:p>
    <w:p w:rsidR="00524351" w:rsidP="00524351" w:rsidRDefault="00524351" w14:paraId="2579401C" w14:textId="1AE2D978">
      <w:pPr>
        <w:pStyle w:val="BodyText"/>
        <w:numPr>
          <w:ilvl w:val="1"/>
          <w:numId w:val="13"/>
        </w:numPr>
      </w:pPr>
      <w:r>
        <w:t>Yellow/Pink</w:t>
      </w:r>
      <w:del w:author="Kellyn Gorman" w:date="2023-03-28T15:00:00Z" w:id="269">
        <w:r w:rsidDel="00A738FD">
          <w:delText>-  Of</w:delText>
        </w:r>
      </w:del>
      <w:ins w:author="Kellyn Gorman" w:date="2023-03-28T15:00:00Z" w:id="270">
        <w:r w:rsidR="00A738FD">
          <w:t>- Of</w:t>
        </w:r>
      </w:ins>
      <w:r>
        <w:t xml:space="preserve"> concern.  Exadata is not running </w:t>
      </w:r>
      <w:del w:author="Kellyn Gorman" w:date="2023-03-28T15:04:00Z" w:id="271">
        <w:r w:rsidDel="00DC2B54">
          <w:delText>optimally</w:delText>
        </w:r>
      </w:del>
      <w:ins w:author="Kellyn Gorman" w:date="2023-03-28T15:04:00Z" w:id="272">
        <w:r w:rsidR="00DC2B54">
          <w:t>optimally.</w:t>
        </w:r>
      </w:ins>
    </w:p>
    <w:p w:rsidR="00524351" w:rsidP="00524351" w:rsidRDefault="00524351" w14:paraId="379D3D53" w14:textId="5B565B77">
      <w:pPr>
        <w:pStyle w:val="BodyText"/>
        <w:numPr>
          <w:ilvl w:val="1"/>
          <w:numId w:val="13"/>
        </w:numPr>
      </w:pPr>
      <w:r>
        <w:t>Red</w:t>
      </w:r>
      <w:del w:author="Kellyn Gorman" w:date="2023-03-28T15:00:00Z" w:id="273">
        <w:r w:rsidDel="00A738FD">
          <w:delText>-  Exadata</w:delText>
        </w:r>
      </w:del>
      <w:ins w:author="Kellyn Gorman" w:date="2023-03-28T15:00:00Z" w:id="274">
        <w:r w:rsidR="00A738FD">
          <w:t>- Exadata</w:t>
        </w:r>
      </w:ins>
      <w:r>
        <w:t xml:space="preserve"> performance is impacted significantly.</w:t>
      </w:r>
    </w:p>
    <w:p w:rsidR="00524351" w:rsidP="00B812B4" w:rsidRDefault="00524351" w14:paraId="080FADD4" w14:textId="01B39644">
      <w:pPr>
        <w:pStyle w:val="Heading2"/>
      </w:pPr>
      <w:bookmarkStart w:name="_Toc130909071" w:id="275"/>
      <w:bookmarkStart w:name="_Toc84267921" w:id="1943639573"/>
      <w:r w:rsidR="00524351">
        <w:rPr/>
        <w:t xml:space="preserve">Temp </w:t>
      </w:r>
      <w:r w:rsidR="0029460C">
        <w:rPr/>
        <w:t>Tablespace Reads and Writes</w:t>
      </w:r>
      <w:bookmarkEnd w:id="275"/>
      <w:bookmarkEnd w:id="1943639573"/>
    </w:p>
    <w:p w:rsidR="00CD1478" w:rsidP="00B812B4" w:rsidRDefault="00CD1478" w14:paraId="59A4F7EB" w14:textId="390A8CC8">
      <w:pPr>
        <w:pStyle w:val="BodyText"/>
      </w:pPr>
      <w:r>
        <w:t xml:space="preserve">Exadata can’t assist with heavy temp usage and </w:t>
      </w:r>
      <w:r w:rsidR="00D348FA">
        <w:t xml:space="preserve">will most likely have similar issues with heavy IO caused by it.  </w:t>
      </w:r>
      <w:r w:rsidR="0029460C">
        <w:t xml:space="preserve">Although faster storage can assist with these types of high IO, Exadata isn’t able to enhance temp usage and may be exasperated by the </w:t>
      </w:r>
      <w:r w:rsidR="00126655">
        <w:t>optimization practice of shrinking PGA for Exadata workloads.  This practice may force more workload to “swap” to temp.</w:t>
      </w:r>
    </w:p>
    <w:p w:rsidR="00D348FA" w:rsidP="00CD1478" w:rsidRDefault="00C0340C" w14:paraId="694E6AF6" w14:textId="50E64C77">
      <w:pPr>
        <w:pStyle w:val="BodyText"/>
        <w:numPr>
          <w:ilvl w:val="1"/>
          <w:numId w:val="14"/>
        </w:numPr>
      </w:pPr>
      <w:r>
        <w:t xml:space="preserve">Consider moving temp tablespace to </w:t>
      </w:r>
      <w:del w:author="Kellyn Gorman" w:date="2023-03-28T15:00:00Z" w:id="276">
        <w:r w:rsidDel="00A738FD">
          <w:delText>local</w:delText>
        </w:r>
      </w:del>
      <w:ins w:author="Kellyn Gorman" w:date="2023-03-28T15:00:00Z" w:id="277">
        <w:r w:rsidR="00A738FD">
          <w:t>a local</w:t>
        </w:r>
      </w:ins>
      <w:r>
        <w:t xml:space="preserve"> VM ephemeral disk.</w:t>
      </w:r>
    </w:p>
    <w:p w:rsidR="00C0340C" w:rsidP="00B812B4" w:rsidRDefault="00C0340C" w14:paraId="5E7240C1" w14:textId="13B90CC0">
      <w:pPr>
        <w:pStyle w:val="BodyText"/>
        <w:numPr>
          <w:ilvl w:val="1"/>
          <w:numId w:val="14"/>
        </w:numPr>
      </w:pPr>
      <w:r>
        <w:t>Consider advanced partitioning to ease IO demand and have temp usage decreased</w:t>
      </w:r>
      <w:r w:rsidR="0029460C">
        <w:t>.</w:t>
      </w:r>
    </w:p>
    <w:p w:rsidR="00524351" w:rsidP="00B812B4" w:rsidRDefault="00524351" w14:paraId="0D9DC645" w14:textId="77777777">
      <w:pPr>
        <w:pStyle w:val="Heading2"/>
      </w:pPr>
      <w:bookmarkStart w:name="_Toc130909072" w:id="278"/>
      <w:bookmarkStart w:name="_Toc1707657510" w:id="1374448784"/>
      <w:r w:rsidR="00524351">
        <w:rPr/>
        <w:t>Top Database by IO Throughput</w:t>
      </w:r>
      <w:bookmarkEnd w:id="278"/>
      <w:bookmarkEnd w:id="1374448784"/>
    </w:p>
    <w:p w:rsidR="00524351" w:rsidP="00524351" w:rsidRDefault="00524351" w14:paraId="78CBF1B8" w14:textId="77777777">
      <w:pPr>
        <w:pStyle w:val="BodyText"/>
      </w:pPr>
    </w:p>
    <w:p w:rsidR="00524351" w:rsidP="00524351" w:rsidRDefault="00524351" w14:paraId="430529F0" w14:textId="656F1428">
      <w:pPr>
        <w:pStyle w:val="BodyText"/>
      </w:pPr>
      <w:r>
        <w:t xml:space="preserve">Although we perform a sizing assessment, there </w:t>
      </w:r>
      <w:r w:rsidR="00016FEB">
        <w:t>are some questions</w:t>
      </w:r>
      <w:r>
        <w:t xml:space="preserve"> about the averages and the simulated peaks that are built into these values for large workloads.  This section, to be found at the end of an AWR report, is exceptionally </w:t>
      </w:r>
      <w:r w:rsidR="5BDF72B3">
        <w:t>valuable</w:t>
      </w:r>
      <w:r>
        <w:t xml:space="preserve">, as it shows both the average flash and disk usage of the top ten databases on </w:t>
      </w:r>
      <w:del w:author="Kellyn Gorman" w:date="2023-03-28T15:00:00Z" w:id="279">
        <w:r w:rsidDel="00A738FD">
          <w:delText>an Exadata</w:delText>
        </w:r>
      </w:del>
      <w:ins w:author="Kellyn Gorman" w:date="2023-03-28T15:00:00Z" w:id="280">
        <w:r w:rsidR="00A738FD">
          <w:t>Exadata</w:t>
        </w:r>
      </w:ins>
      <w:r>
        <w:t xml:space="preserve">.  Although many may assume they want to size for peak in the cloud, most will clearly understand this doesn’t make sense when </w:t>
      </w:r>
      <w:del w:author="Kellyn Gorman" w:date="2023-03-28T15:00:00Z" w:id="281">
        <w:r w:rsidDel="00A738FD">
          <w:delText>the majority of</w:delText>
        </w:r>
      </w:del>
      <w:ins w:author="Kellyn Gorman" w:date="2023-03-28T15:00:00Z" w:id="282">
        <w:r w:rsidR="00A738FD">
          <w:t>most of the</w:t>
        </w:r>
      </w:ins>
      <w:r>
        <w:t xml:space="preserve"> work, (over 95% is in the average range and with a </w:t>
      </w:r>
      <w:r w:rsidR="00016FEB">
        <w:t>simulated</w:t>
      </w:r>
      <w:r>
        <w:t xml:space="preserve"> peak calculated in, can be upwards of 98% or more.)  With this knowledge in hand, it is important to pay for what is needed, even for the highest of Oracle’s demand workloads and inspecting the </w:t>
      </w:r>
      <w:r>
        <w:rPr>
          <w:b/>
        </w:rPr>
        <w:t>Top Databases by IO Throughput</w:t>
      </w:r>
      <w:r>
        <w:t xml:space="preserve"> can be enlightening for the resource needs for the database regularly.  </w:t>
      </w:r>
    </w:p>
    <w:p w:rsidR="003F6D5D" w:rsidDel="00445FAA" w:rsidP="00524351" w:rsidRDefault="003F6D5D" w14:paraId="4143F0D2" w14:textId="77777777">
      <w:pPr>
        <w:pStyle w:val="BodyText"/>
        <w:rPr>
          <w:del w:author="Kellyn Gorman" w:date="2023-03-28T15:12:00Z" w:id="283"/>
        </w:rPr>
      </w:pPr>
    </w:p>
    <w:p w:rsidR="00891D70" w:rsidDel="00445FAA" w:rsidP="00524351" w:rsidRDefault="00891D70" w14:paraId="5C41EDB3" w14:textId="77777777">
      <w:pPr>
        <w:pStyle w:val="BodyText"/>
        <w:rPr>
          <w:del w:author="Kellyn Gorman" w:date="2023-03-28T15:12:00Z" w:id="284"/>
        </w:rPr>
      </w:pPr>
    </w:p>
    <w:p w:rsidR="00891D70" w:rsidDel="00445FAA" w:rsidRDefault="00891D70" w14:paraId="012C7F1A" w14:textId="76C39424">
      <w:pPr>
        <w:pStyle w:val="Heading2"/>
        <w:ind w:left="0" w:firstLine="0"/>
        <w:rPr>
          <w:del w:author="Kellyn Gorman" w:date="2023-03-28T15:12:00Z" w:id="285"/>
        </w:rPr>
        <w:pPrChange w:author="Kellyn Gorman" w:date="2023-03-28T15:12:00Z" w:id="286">
          <w:pPr>
            <w:pStyle w:val="Heading4"/>
            <w:shd w:val="clear" w:color="auto" w:fill="FFFFFF"/>
            <w:spacing w:before="80"/>
          </w:pPr>
        </w:pPrChange>
      </w:pPr>
      <w:bookmarkStart w:name="CELL_TOPDB_MB" w:id="287"/>
      <w:del w:author="Kellyn Gorman" w:date="2023-03-28T15:12:00Z" w:id="288">
        <w:r w:rsidDel="00445FAA">
          <w:delText>Top Databases by IO Throughput</w:delText>
        </w:r>
      </w:del>
    </w:p>
    <w:p w:rsidR="00891D70" w:rsidDel="00445FAA" w:rsidRDefault="00891D70" w14:paraId="2314BC99" w14:textId="2B7B492E">
      <w:pPr>
        <w:pStyle w:val="exa"/>
        <w:rPr>
          <w:del w:author="Kellyn Gorman" w:date="2023-03-28T15:12:00Z" w:id="289"/>
          <w:rFonts w:ascii="Arial" w:hAnsi="Arial" w:cs="Arial"/>
          <w:b/>
          <w:bCs/>
          <w:color w:val="000000"/>
          <w:sz w:val="16"/>
          <w:szCs w:val="16"/>
          <w:shd w:val="clear" w:color="auto" w:fill="FFFFFF"/>
        </w:rPr>
        <w:pPrChange w:author="Kellyn Gorman" w:date="2023-03-28T15:12:00Z" w:id="290">
          <w:pPr>
            <w:pStyle w:val="exa"/>
            <w:numPr>
              <w:numId w:val="15"/>
            </w:numPr>
            <w:tabs>
              <w:tab w:val="num" w:pos="720"/>
            </w:tabs>
            <w:ind w:left="720" w:hanging="360"/>
          </w:pPr>
        </w:pPrChange>
      </w:pPr>
      <w:del w:author="Kellyn Gorman" w:date="2023-03-28T15:12:00Z" w:id="291">
        <w:r w:rsidDel="00445FAA">
          <w:rPr>
            <w:rFonts w:ascii="Arial" w:hAnsi="Arial" w:cs="Arial"/>
            <w:b/>
            <w:bCs/>
            <w:color w:val="000000"/>
            <w:sz w:val="16"/>
            <w:szCs w:val="16"/>
            <w:shd w:val="clear" w:color="auto" w:fill="FFFFFF"/>
          </w:rPr>
          <w:delText xml:space="preserve">The top 10 databases by IO Throughput are </w:delText>
        </w:r>
      </w:del>
      <w:del w:author="Kellyn Gorman" w:date="2023-03-28T15:04:00Z" w:id="292">
        <w:r w:rsidDel="00DC2B54">
          <w:rPr>
            <w:rFonts w:ascii="Arial" w:hAnsi="Arial" w:cs="Arial"/>
            <w:b/>
            <w:bCs/>
            <w:color w:val="000000"/>
            <w:sz w:val="16"/>
            <w:szCs w:val="16"/>
            <w:shd w:val="clear" w:color="auto" w:fill="FFFFFF"/>
          </w:rPr>
          <w:delText>displayed</w:delText>
        </w:r>
      </w:del>
    </w:p>
    <w:p w:rsidR="00891D70" w:rsidDel="00445FAA" w:rsidRDefault="00891D70" w14:paraId="6D93FD3E" w14:textId="42CB07F9">
      <w:pPr>
        <w:pStyle w:val="exa"/>
        <w:rPr>
          <w:del w:author="Kellyn Gorman" w:date="2023-03-28T15:12:00Z" w:id="293"/>
          <w:rFonts w:ascii="Arial" w:hAnsi="Arial" w:cs="Arial"/>
          <w:b/>
          <w:bCs/>
          <w:color w:val="000000"/>
          <w:sz w:val="16"/>
          <w:szCs w:val="16"/>
          <w:shd w:val="clear" w:color="auto" w:fill="FFFFFF"/>
        </w:rPr>
        <w:pPrChange w:author="Kellyn Gorman" w:date="2023-03-28T15:12:00Z" w:id="294">
          <w:pPr>
            <w:pStyle w:val="exa"/>
            <w:numPr>
              <w:numId w:val="15"/>
            </w:numPr>
            <w:tabs>
              <w:tab w:val="num" w:pos="720"/>
            </w:tabs>
            <w:ind w:left="720" w:hanging="360"/>
          </w:pPr>
        </w:pPrChange>
      </w:pPr>
      <w:del w:author="Kellyn Gorman" w:date="2023-03-28T15:12:00Z" w:id="295">
        <w:r w:rsidDel="00445FAA">
          <w:rPr>
            <w:rFonts w:ascii="Arial" w:hAnsi="Arial" w:cs="Arial"/>
            <w:b/>
            <w:bCs/>
            <w:color w:val="000000"/>
            <w:sz w:val="16"/>
            <w:szCs w:val="16"/>
            <w:shd w:val="clear" w:color="auto" w:fill="FFFFFF"/>
          </w:rPr>
          <w:delText xml:space="preserve">(*) indicates current database. </w:delText>
        </w:r>
      </w:del>
      <w:del w:author="Kellyn Gorman" w:date="2023-03-28T15:04:00Z" w:id="296">
        <w:r w:rsidDel="00DC2B54">
          <w:rPr>
            <w:rFonts w:ascii="Arial" w:hAnsi="Arial" w:cs="Arial"/>
            <w:b/>
            <w:bCs/>
            <w:color w:val="000000"/>
            <w:sz w:val="16"/>
            <w:szCs w:val="16"/>
            <w:shd w:val="clear" w:color="auto" w:fill="FFFFFF"/>
          </w:rPr>
          <w:delText>Current</w:delText>
        </w:r>
      </w:del>
      <w:del w:author="Kellyn Gorman" w:date="2023-03-28T15:12:00Z" w:id="297">
        <w:r w:rsidDel="00445FAA">
          <w:rPr>
            <w:rFonts w:ascii="Arial" w:hAnsi="Arial" w:cs="Arial"/>
            <w:b/>
            <w:bCs/>
            <w:color w:val="000000"/>
            <w:sz w:val="16"/>
            <w:szCs w:val="16"/>
            <w:shd w:val="clear" w:color="auto" w:fill="FFFFFF"/>
          </w:rPr>
          <w:delText xml:space="preserve"> database is always displayed.</w:delText>
        </w:r>
      </w:del>
    </w:p>
    <w:p w:rsidR="00891D70" w:rsidDel="00445FAA" w:rsidRDefault="00891D70" w14:paraId="616719B0" w14:textId="7C719E2B">
      <w:pPr>
        <w:pStyle w:val="exa"/>
        <w:rPr>
          <w:del w:author="Kellyn Gorman" w:date="2023-03-28T15:12:00Z" w:id="298"/>
          <w:rFonts w:ascii="Arial" w:hAnsi="Arial" w:cs="Arial"/>
          <w:b/>
          <w:bCs/>
          <w:color w:val="000000"/>
          <w:sz w:val="16"/>
          <w:szCs w:val="16"/>
          <w:shd w:val="clear" w:color="auto" w:fill="FFFFFF"/>
        </w:rPr>
        <w:pPrChange w:author="Kellyn Gorman" w:date="2023-03-28T15:12:00Z" w:id="299">
          <w:pPr>
            <w:pStyle w:val="exa"/>
            <w:numPr>
              <w:numId w:val="15"/>
            </w:numPr>
            <w:tabs>
              <w:tab w:val="num" w:pos="720"/>
            </w:tabs>
            <w:ind w:left="720" w:hanging="360"/>
          </w:pPr>
        </w:pPrChange>
      </w:pPr>
      <w:del w:author="Kellyn Gorman" w:date="2023-03-28T15:12:00Z" w:id="300">
        <w:r w:rsidDel="00445FAA">
          <w:rPr>
            <w:rFonts w:ascii="Arial" w:hAnsi="Arial" w:cs="Arial"/>
            <w:b/>
            <w:bCs/>
            <w:color w:val="000000"/>
            <w:sz w:val="16"/>
            <w:szCs w:val="16"/>
            <w:shd w:val="clear" w:color="auto" w:fill="FFFFFF"/>
          </w:rPr>
          <w:delText>%Captured - % of Captured DB IO throughput</w:delText>
        </w:r>
      </w:del>
    </w:p>
    <w:p w:rsidR="00891D70" w:rsidDel="00445FAA" w:rsidRDefault="00891D70" w14:paraId="4B515538" w14:textId="4A3A20CB">
      <w:pPr>
        <w:pStyle w:val="exa"/>
        <w:rPr>
          <w:del w:author="Kellyn Gorman" w:date="2023-03-28T15:12:00Z" w:id="301"/>
          <w:rFonts w:ascii="Arial" w:hAnsi="Arial" w:cs="Arial"/>
          <w:b/>
          <w:bCs/>
          <w:color w:val="000000"/>
          <w:sz w:val="16"/>
          <w:szCs w:val="16"/>
          <w:shd w:val="clear" w:color="auto" w:fill="FFFFFF"/>
        </w:rPr>
        <w:pPrChange w:author="Kellyn Gorman" w:date="2023-03-28T15:12:00Z" w:id="302">
          <w:pPr>
            <w:pStyle w:val="exa"/>
            <w:numPr>
              <w:numId w:val="15"/>
            </w:numPr>
            <w:tabs>
              <w:tab w:val="num" w:pos="720"/>
            </w:tabs>
            <w:ind w:left="720" w:hanging="360"/>
          </w:pPr>
        </w:pPrChange>
      </w:pPr>
      <w:del w:author="Kellyn Gorman" w:date="2023-03-28T15:12:00Z" w:id="303">
        <w:r w:rsidDel="00445FAA">
          <w:rPr>
            <w:rFonts w:ascii="Arial" w:hAnsi="Arial" w:cs="Arial"/>
            <w:b/>
            <w:bCs/>
            <w:color w:val="000000"/>
            <w:sz w:val="16"/>
            <w:szCs w:val="16"/>
            <w:shd w:val="clear" w:color="auto" w:fill="FFFFFF"/>
          </w:rPr>
          <w:delText>Total - total IO throughput or IO requests (Flash + Disk)</w:delText>
        </w:r>
      </w:del>
    </w:p>
    <w:p w:rsidR="00891D70" w:rsidRDefault="00891D70" w14:paraId="0A3F2ED9" w14:textId="78621164">
      <w:pPr>
        <w:pStyle w:val="exa"/>
        <w:rPr>
          <w:rFonts w:ascii="Arial" w:hAnsi="Arial" w:cs="Arial"/>
          <w:b/>
          <w:bCs/>
          <w:color w:val="000000"/>
          <w:sz w:val="16"/>
          <w:szCs w:val="16"/>
          <w:shd w:val="clear" w:color="auto" w:fill="FFFFFF"/>
        </w:rPr>
        <w:pPrChange w:author="Kellyn Gorman" w:date="2023-03-28T15:12:00Z" w:id="304">
          <w:pPr>
            <w:pStyle w:val="exa"/>
            <w:numPr>
              <w:numId w:val="15"/>
            </w:numPr>
            <w:tabs>
              <w:tab w:val="num" w:pos="720"/>
            </w:tabs>
            <w:ind w:left="720" w:hanging="360"/>
          </w:pPr>
        </w:pPrChange>
      </w:pPr>
      <w:del w:author="Kellyn Gorman" w:date="2023-03-28T15:12:00Z" w:id="305">
        <w:r w:rsidDel="00445FAA">
          <w:rPr>
            <w:rFonts w:ascii="Arial" w:hAnsi="Arial" w:cs="Arial"/>
            <w:b/>
            <w:bCs/>
            <w:color w:val="000000"/>
            <w:sz w:val="16"/>
            <w:szCs w:val="16"/>
            <w:shd w:val="clear" w:color="auto" w:fill="FFFFFF"/>
          </w:rPr>
          <w:delText xml:space="preserve">Ordered by IO Throughput </w:delText>
        </w:r>
      </w:del>
      <w:del w:author="Kellyn Gorman" w:date="2023-03-28T15:04:00Z" w:id="306">
        <w:r w:rsidDel="00DC2B54">
          <w:rPr>
            <w:rFonts w:ascii="Arial" w:hAnsi="Arial" w:cs="Arial"/>
            <w:b/>
            <w:bCs/>
            <w:color w:val="000000"/>
            <w:sz w:val="16"/>
            <w:szCs w:val="16"/>
            <w:shd w:val="clear" w:color="auto" w:fill="FFFFFF"/>
          </w:rPr>
          <w:delText>desc</w:delText>
        </w:r>
      </w:del>
    </w:p>
    <w:tbl>
      <w:tblPr>
        <w:tblW w:w="9072"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982"/>
        <w:gridCol w:w="1066"/>
        <w:gridCol w:w="1117"/>
        <w:gridCol w:w="1217"/>
        <w:gridCol w:w="882"/>
        <w:gridCol w:w="1217"/>
        <w:gridCol w:w="1133"/>
        <w:gridCol w:w="1458"/>
      </w:tblGrid>
      <w:tr w:rsidR="00241D2D" w:rsidTr="00B812B4" w14:paraId="7120F6F6" w14:textId="77777777">
        <w:trPr>
          <w:gridAfter w:val="1"/>
          <w:tblCellSpacing w:w="15" w:type="dxa"/>
        </w:trPr>
        <w:tc>
          <w:tcPr>
            <w:tcW w:w="0" w:type="auto"/>
            <w:vAlign w:val="center"/>
            <w:hideMark/>
          </w:tcPr>
          <w:p w:rsidR="00241D2D" w:rsidP="00B812B4" w:rsidRDefault="00241D2D" w14:paraId="34F4E4B8" w14:textId="77777777">
            <w:pPr>
              <w:spacing w:line="240" w:lineRule="auto"/>
              <w:rPr>
                <w:rFonts w:ascii="Arial" w:hAnsi="Arial" w:cs="Arial"/>
                <w:b/>
                <w:bCs/>
                <w:color w:val="000000"/>
                <w:sz w:val="16"/>
                <w:szCs w:val="16"/>
                <w:shd w:val="clear" w:color="auto" w:fill="FFFFFF"/>
              </w:rPr>
            </w:pPr>
          </w:p>
        </w:tc>
        <w:tc>
          <w:tcPr>
            <w:tcW w:w="0" w:type="auto"/>
            <w:vAlign w:val="center"/>
            <w:hideMark/>
          </w:tcPr>
          <w:p w:rsidR="00241D2D" w:rsidP="00B812B4" w:rsidRDefault="00241D2D" w14:paraId="31F72EED" w14:textId="77777777">
            <w:pPr>
              <w:spacing w:line="240" w:lineRule="auto"/>
              <w:rPr>
                <w:sz w:val="20"/>
                <w:szCs w:val="20"/>
              </w:rPr>
            </w:pPr>
          </w:p>
        </w:tc>
        <w:tc>
          <w:tcPr>
            <w:tcW w:w="0" w:type="auto"/>
            <w:gridSpan w:val="5"/>
            <w:shd w:val="clear" w:color="auto" w:fill="0066CC"/>
            <w:noWrap/>
            <w:tcMar>
              <w:top w:w="15" w:type="dxa"/>
              <w:left w:w="60" w:type="dxa"/>
              <w:bottom w:w="30" w:type="dxa"/>
              <w:right w:w="60" w:type="dxa"/>
            </w:tcMar>
            <w:vAlign w:val="center"/>
            <w:hideMark/>
          </w:tcPr>
          <w:p w:rsidR="00241D2D" w:rsidP="00B812B4" w:rsidRDefault="00241D2D" w14:paraId="72D009E5"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IO Throughput (MB)</w:t>
            </w:r>
          </w:p>
        </w:tc>
      </w:tr>
      <w:tr w:rsidR="00241D2D" w:rsidTr="00B812B4" w14:paraId="06C9B9C6" w14:textId="77777777">
        <w:trPr>
          <w:tblCellSpacing w:w="15" w:type="dxa"/>
        </w:trPr>
        <w:tc>
          <w:tcPr>
            <w:tcW w:w="0" w:type="auto"/>
            <w:shd w:val="clear" w:color="auto" w:fill="0066CC"/>
            <w:noWrap/>
            <w:tcMar>
              <w:top w:w="15" w:type="dxa"/>
              <w:left w:w="60" w:type="dxa"/>
              <w:bottom w:w="30" w:type="dxa"/>
              <w:right w:w="60" w:type="dxa"/>
            </w:tcMar>
            <w:vAlign w:val="center"/>
            <w:hideMark/>
          </w:tcPr>
          <w:p w:rsidR="00241D2D" w:rsidP="00B812B4" w:rsidRDefault="00241D2D" w14:paraId="18AF241F"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DB Name</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12096A58"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DBID</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0E416479"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%Captured</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7DB839C4"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Total MB</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1F8CFCCE"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per Sec</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7ECB3430"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Flash</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549E0EF8"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Disk</w:t>
            </w:r>
          </w:p>
        </w:tc>
        <w:tc>
          <w:tcPr>
            <w:tcW w:w="0" w:type="auto"/>
            <w:shd w:val="clear" w:color="auto" w:fill="0066CC"/>
            <w:noWrap/>
            <w:tcMar>
              <w:top w:w="15" w:type="dxa"/>
              <w:left w:w="60" w:type="dxa"/>
              <w:bottom w:w="30" w:type="dxa"/>
              <w:right w:w="60" w:type="dxa"/>
            </w:tcMar>
            <w:vAlign w:val="center"/>
            <w:hideMark/>
          </w:tcPr>
          <w:p w:rsidR="00241D2D" w:rsidP="00B812B4" w:rsidRDefault="00241D2D" w14:paraId="4EB131E9" w14:textId="77777777">
            <w:pPr>
              <w:spacing w:line="240" w:lineRule="auto"/>
              <w:jc w:val="center"/>
              <w:rPr>
                <w:rFonts w:ascii="Arial" w:hAnsi="Arial" w:cs="Arial"/>
                <w:b/>
                <w:bCs/>
                <w:color w:val="FFFFFF"/>
                <w:sz w:val="16"/>
                <w:szCs w:val="16"/>
              </w:rPr>
            </w:pPr>
            <w:r>
              <w:rPr>
                <w:rFonts w:ascii="Arial" w:hAnsi="Arial" w:cs="Arial"/>
                <w:b/>
                <w:bCs/>
                <w:color w:val="FFFFFF"/>
                <w:sz w:val="16"/>
                <w:szCs w:val="16"/>
              </w:rPr>
              <w:t>Total Requests</w:t>
            </w:r>
          </w:p>
        </w:tc>
      </w:tr>
      <w:tr w:rsidR="00241D2D" w:rsidTr="00B812B4" w14:paraId="11D1968C" w14:textId="77777777">
        <w:trPr>
          <w:tblCellSpacing w:w="15" w:type="dxa"/>
        </w:trPr>
        <w:tc>
          <w:tcPr>
            <w:tcW w:w="0" w:type="auto"/>
            <w:shd w:val="clear" w:color="auto" w:fill="FFFFCC"/>
            <w:vAlign w:val="center"/>
            <w:hideMark/>
          </w:tcPr>
          <w:p w:rsidR="00241D2D" w:rsidP="00B812B4" w:rsidRDefault="00241D2D" w14:paraId="03E88739" w14:textId="111DEDEE">
            <w:pPr>
              <w:spacing w:line="240" w:lineRule="auto"/>
              <w:rPr>
                <w:rFonts w:ascii="Arial" w:hAnsi="Arial" w:cs="Arial"/>
                <w:sz w:val="16"/>
                <w:szCs w:val="16"/>
              </w:rPr>
            </w:pPr>
            <w:r>
              <w:rPr>
                <w:rFonts w:ascii="Arial" w:hAnsi="Arial" w:cs="Arial"/>
                <w:sz w:val="16"/>
                <w:szCs w:val="16"/>
              </w:rPr>
              <w:t>DW2</w:t>
            </w:r>
          </w:p>
        </w:tc>
        <w:tc>
          <w:tcPr>
            <w:tcW w:w="0" w:type="auto"/>
            <w:shd w:val="clear" w:color="auto" w:fill="FFFFCC"/>
            <w:vAlign w:val="center"/>
            <w:hideMark/>
          </w:tcPr>
          <w:p w:rsidR="00241D2D" w:rsidP="00B812B4" w:rsidRDefault="00241D2D" w14:paraId="0A984238" w14:textId="3425803E">
            <w:pPr>
              <w:spacing w:line="240" w:lineRule="auto"/>
              <w:jc w:val="right"/>
              <w:rPr>
                <w:rFonts w:ascii="Arial" w:hAnsi="Arial" w:cs="Arial"/>
                <w:sz w:val="16"/>
                <w:szCs w:val="16"/>
              </w:rPr>
            </w:pPr>
            <w:r>
              <w:rPr>
                <w:rFonts w:ascii="Arial" w:hAnsi="Arial" w:cs="Arial"/>
                <w:sz w:val="16"/>
                <w:szCs w:val="16"/>
              </w:rPr>
              <w:t>233</w:t>
            </w:r>
            <w:r w:rsidR="002F15C0">
              <w:rPr>
                <w:rFonts w:ascii="Arial" w:hAnsi="Arial" w:cs="Arial"/>
                <w:sz w:val="16"/>
                <w:szCs w:val="16"/>
              </w:rPr>
              <w:t>1836</w:t>
            </w:r>
            <w:r>
              <w:rPr>
                <w:rFonts w:ascii="Arial" w:hAnsi="Arial" w:cs="Arial"/>
                <w:sz w:val="16"/>
                <w:szCs w:val="16"/>
              </w:rPr>
              <w:t>840</w:t>
            </w:r>
          </w:p>
        </w:tc>
        <w:tc>
          <w:tcPr>
            <w:tcW w:w="0" w:type="auto"/>
            <w:tcBorders>
              <w:right w:val="single" w:color="000000" w:sz="6" w:space="0"/>
            </w:tcBorders>
            <w:shd w:val="clear" w:color="auto" w:fill="FFFFCC"/>
            <w:vAlign w:val="center"/>
            <w:hideMark/>
          </w:tcPr>
          <w:p w:rsidRPr="00B812B4" w:rsidR="00241D2D" w:rsidP="00B812B4" w:rsidRDefault="00241D2D" w14:paraId="0E310DC7" w14:textId="77777777">
            <w:pPr>
              <w:spacing w:line="240" w:lineRule="auto"/>
              <w:jc w:val="right"/>
              <w:rPr>
                <w:rFonts w:ascii="Arial" w:hAnsi="Arial" w:cs="Arial"/>
                <w:b/>
                <w:bCs/>
                <w:sz w:val="16"/>
                <w:szCs w:val="16"/>
              </w:rPr>
            </w:pPr>
            <w:r w:rsidRPr="00B812B4">
              <w:rPr>
                <w:rFonts w:ascii="Arial" w:hAnsi="Arial" w:cs="Arial"/>
                <w:b/>
                <w:bCs/>
                <w:sz w:val="16"/>
                <w:szCs w:val="16"/>
              </w:rPr>
              <w:t>80.44</w:t>
            </w:r>
          </w:p>
        </w:tc>
        <w:tc>
          <w:tcPr>
            <w:tcW w:w="0" w:type="auto"/>
            <w:shd w:val="clear" w:color="auto" w:fill="FFFFCC"/>
            <w:vAlign w:val="center"/>
            <w:hideMark/>
          </w:tcPr>
          <w:p w:rsidR="00241D2D" w:rsidP="00B812B4" w:rsidRDefault="00241D2D" w14:paraId="0AEA3DF3" w14:textId="77777777">
            <w:pPr>
              <w:spacing w:line="240" w:lineRule="auto"/>
              <w:jc w:val="right"/>
              <w:rPr>
                <w:rFonts w:ascii="Arial" w:hAnsi="Arial" w:cs="Arial"/>
                <w:sz w:val="16"/>
                <w:szCs w:val="16"/>
              </w:rPr>
            </w:pPr>
            <w:r>
              <w:rPr>
                <w:rFonts w:ascii="Arial" w:hAnsi="Arial" w:cs="Arial"/>
                <w:sz w:val="16"/>
                <w:szCs w:val="16"/>
              </w:rPr>
              <w:t>21,596,728.35</w:t>
            </w:r>
          </w:p>
        </w:tc>
        <w:tc>
          <w:tcPr>
            <w:tcW w:w="0" w:type="auto"/>
            <w:tcBorders>
              <w:right w:val="single" w:color="000000" w:sz="6" w:space="0"/>
            </w:tcBorders>
            <w:shd w:val="clear" w:color="auto" w:fill="FFFFCC"/>
            <w:vAlign w:val="center"/>
            <w:hideMark/>
          </w:tcPr>
          <w:p w:rsidRPr="00B812B4" w:rsidR="00241D2D" w:rsidP="00B812B4" w:rsidRDefault="00241D2D" w14:paraId="57573EA9" w14:textId="77777777">
            <w:pPr>
              <w:spacing w:line="240" w:lineRule="auto"/>
              <w:jc w:val="right"/>
              <w:rPr>
                <w:rFonts w:ascii="Arial" w:hAnsi="Arial" w:cs="Arial"/>
                <w:b/>
                <w:bCs/>
                <w:sz w:val="16"/>
                <w:szCs w:val="16"/>
              </w:rPr>
            </w:pPr>
            <w:r w:rsidRPr="00B812B4">
              <w:rPr>
                <w:rFonts w:ascii="Arial" w:hAnsi="Arial" w:cs="Arial"/>
                <w:b/>
                <w:bCs/>
                <w:sz w:val="16"/>
                <w:szCs w:val="16"/>
              </w:rPr>
              <w:t>20,297.68</w:t>
            </w:r>
          </w:p>
        </w:tc>
        <w:tc>
          <w:tcPr>
            <w:tcW w:w="0" w:type="auto"/>
            <w:shd w:val="clear" w:color="auto" w:fill="FFFFCC"/>
            <w:vAlign w:val="center"/>
            <w:hideMark/>
          </w:tcPr>
          <w:p w:rsidR="00241D2D" w:rsidP="00B812B4" w:rsidRDefault="00241D2D" w14:paraId="490BB9C1" w14:textId="77777777">
            <w:pPr>
              <w:spacing w:line="240" w:lineRule="auto"/>
              <w:jc w:val="right"/>
              <w:rPr>
                <w:rFonts w:ascii="Arial" w:hAnsi="Arial" w:cs="Arial"/>
                <w:sz w:val="16"/>
                <w:szCs w:val="16"/>
              </w:rPr>
            </w:pPr>
            <w:r>
              <w:rPr>
                <w:rFonts w:ascii="Arial" w:hAnsi="Arial" w:cs="Arial"/>
                <w:sz w:val="16"/>
                <w:szCs w:val="16"/>
              </w:rPr>
              <w:t>18,206,009.51</w:t>
            </w:r>
          </w:p>
        </w:tc>
        <w:tc>
          <w:tcPr>
            <w:tcW w:w="0" w:type="auto"/>
            <w:tcBorders>
              <w:right w:val="single" w:color="000000" w:sz="6" w:space="0"/>
            </w:tcBorders>
            <w:shd w:val="clear" w:color="auto" w:fill="FFFFCC"/>
            <w:vAlign w:val="center"/>
            <w:hideMark/>
          </w:tcPr>
          <w:p w:rsidR="00241D2D" w:rsidP="00B812B4" w:rsidRDefault="00241D2D" w14:paraId="61E1EB37" w14:textId="77777777">
            <w:pPr>
              <w:spacing w:line="240" w:lineRule="auto"/>
              <w:jc w:val="right"/>
              <w:rPr>
                <w:rFonts w:ascii="Arial" w:hAnsi="Arial" w:cs="Arial"/>
                <w:sz w:val="16"/>
                <w:szCs w:val="16"/>
              </w:rPr>
            </w:pPr>
            <w:r>
              <w:rPr>
                <w:rFonts w:ascii="Arial" w:hAnsi="Arial" w:cs="Arial"/>
                <w:sz w:val="16"/>
                <w:szCs w:val="16"/>
              </w:rPr>
              <w:t>3,390,718.84</w:t>
            </w:r>
          </w:p>
        </w:tc>
        <w:tc>
          <w:tcPr>
            <w:tcW w:w="0" w:type="auto"/>
            <w:shd w:val="clear" w:color="auto" w:fill="FFFFCC"/>
            <w:vAlign w:val="center"/>
            <w:hideMark/>
          </w:tcPr>
          <w:p w:rsidR="00241D2D" w:rsidP="00B812B4" w:rsidRDefault="00241D2D" w14:paraId="33098F79" w14:textId="77777777">
            <w:pPr>
              <w:spacing w:line="240" w:lineRule="auto"/>
              <w:jc w:val="right"/>
              <w:rPr>
                <w:rFonts w:ascii="Arial" w:hAnsi="Arial" w:cs="Arial"/>
                <w:sz w:val="16"/>
                <w:szCs w:val="16"/>
              </w:rPr>
            </w:pPr>
            <w:r>
              <w:rPr>
                <w:rFonts w:ascii="Arial" w:hAnsi="Arial" w:cs="Arial"/>
                <w:sz w:val="16"/>
                <w:szCs w:val="16"/>
              </w:rPr>
              <w:t>333,026,771</w:t>
            </w:r>
          </w:p>
        </w:tc>
      </w:tr>
      <w:tr w:rsidR="00241D2D" w:rsidTr="00B812B4" w14:paraId="2776CE5C" w14:textId="77777777">
        <w:trPr>
          <w:tblCellSpacing w:w="15" w:type="dxa"/>
        </w:trPr>
        <w:tc>
          <w:tcPr>
            <w:tcW w:w="0" w:type="auto"/>
            <w:shd w:val="clear" w:color="auto" w:fill="FFFFFF"/>
            <w:vAlign w:val="center"/>
            <w:hideMark/>
          </w:tcPr>
          <w:p w:rsidR="00241D2D" w:rsidP="00B812B4" w:rsidRDefault="00241D2D" w14:paraId="308929A4" w14:textId="117CC4C0">
            <w:pPr>
              <w:spacing w:line="240" w:lineRule="auto"/>
              <w:rPr>
                <w:rFonts w:ascii="Arial" w:hAnsi="Arial" w:cs="Arial"/>
                <w:sz w:val="16"/>
                <w:szCs w:val="16"/>
              </w:rPr>
            </w:pPr>
            <w:r>
              <w:rPr>
                <w:rFonts w:ascii="Arial" w:hAnsi="Arial" w:cs="Arial"/>
                <w:sz w:val="16"/>
                <w:szCs w:val="16"/>
              </w:rPr>
              <w:t>DB2</w:t>
            </w:r>
          </w:p>
        </w:tc>
        <w:tc>
          <w:tcPr>
            <w:tcW w:w="0" w:type="auto"/>
            <w:shd w:val="clear" w:color="auto" w:fill="FFFFFF"/>
            <w:vAlign w:val="center"/>
            <w:hideMark/>
          </w:tcPr>
          <w:p w:rsidR="00241D2D" w:rsidP="00B812B4" w:rsidRDefault="002F15C0" w14:paraId="190F3593" w14:textId="0A1BD3DF">
            <w:pPr>
              <w:spacing w:line="240" w:lineRule="auto"/>
              <w:jc w:val="right"/>
              <w:rPr>
                <w:rFonts w:ascii="Arial" w:hAnsi="Arial" w:cs="Arial"/>
                <w:sz w:val="16"/>
                <w:szCs w:val="16"/>
              </w:rPr>
            </w:pPr>
            <w:r>
              <w:rPr>
                <w:rFonts w:ascii="Arial" w:hAnsi="Arial" w:cs="Arial"/>
                <w:sz w:val="16"/>
                <w:szCs w:val="16"/>
              </w:rPr>
              <w:t>4598</w:t>
            </w:r>
            <w:r w:rsidR="00ED0107">
              <w:rPr>
                <w:rFonts w:ascii="Arial" w:hAnsi="Arial" w:cs="Arial"/>
                <w:sz w:val="16"/>
                <w:szCs w:val="16"/>
              </w:rPr>
              <w:t>3</w:t>
            </w:r>
            <w:r w:rsidR="00241D2D">
              <w:rPr>
                <w:rFonts w:ascii="Arial" w:hAnsi="Arial" w:cs="Arial"/>
                <w:sz w:val="16"/>
                <w:szCs w:val="16"/>
              </w:rPr>
              <w:t>59864</w:t>
            </w:r>
          </w:p>
        </w:tc>
        <w:tc>
          <w:tcPr>
            <w:tcW w:w="0" w:type="auto"/>
            <w:tcBorders>
              <w:right w:val="single" w:color="000000" w:sz="6" w:space="0"/>
            </w:tcBorders>
            <w:shd w:val="clear" w:color="auto" w:fill="FFFFFF"/>
            <w:vAlign w:val="center"/>
            <w:hideMark/>
          </w:tcPr>
          <w:p w:rsidR="00241D2D" w:rsidP="00B812B4" w:rsidRDefault="00241D2D" w14:paraId="7786F655" w14:textId="77777777">
            <w:pPr>
              <w:spacing w:line="240" w:lineRule="auto"/>
              <w:jc w:val="right"/>
              <w:rPr>
                <w:rFonts w:ascii="Arial" w:hAnsi="Arial" w:cs="Arial"/>
                <w:sz w:val="16"/>
                <w:szCs w:val="16"/>
              </w:rPr>
            </w:pPr>
            <w:r>
              <w:rPr>
                <w:rFonts w:ascii="Arial" w:hAnsi="Arial" w:cs="Arial"/>
                <w:sz w:val="16"/>
                <w:szCs w:val="16"/>
              </w:rPr>
              <w:t>6.25</w:t>
            </w:r>
          </w:p>
        </w:tc>
        <w:tc>
          <w:tcPr>
            <w:tcW w:w="0" w:type="auto"/>
            <w:shd w:val="clear" w:color="auto" w:fill="FFFFFF"/>
            <w:vAlign w:val="center"/>
            <w:hideMark/>
          </w:tcPr>
          <w:p w:rsidR="00241D2D" w:rsidP="00B812B4" w:rsidRDefault="00241D2D" w14:paraId="0FA501FC" w14:textId="77777777">
            <w:pPr>
              <w:spacing w:line="240" w:lineRule="auto"/>
              <w:jc w:val="right"/>
              <w:rPr>
                <w:rFonts w:ascii="Arial" w:hAnsi="Arial" w:cs="Arial"/>
                <w:sz w:val="16"/>
                <w:szCs w:val="16"/>
              </w:rPr>
            </w:pPr>
            <w:r>
              <w:rPr>
                <w:rFonts w:ascii="Arial" w:hAnsi="Arial" w:cs="Arial"/>
                <w:sz w:val="16"/>
                <w:szCs w:val="16"/>
              </w:rPr>
              <w:t>1,678,218.75</w:t>
            </w:r>
          </w:p>
        </w:tc>
        <w:tc>
          <w:tcPr>
            <w:tcW w:w="0" w:type="auto"/>
            <w:tcBorders>
              <w:right w:val="single" w:color="000000" w:sz="6" w:space="0"/>
            </w:tcBorders>
            <w:shd w:val="clear" w:color="auto" w:fill="FFFFFF"/>
            <w:vAlign w:val="center"/>
            <w:hideMark/>
          </w:tcPr>
          <w:p w:rsidR="00241D2D" w:rsidP="00B812B4" w:rsidRDefault="00241D2D" w14:paraId="4849D1A0" w14:textId="77777777">
            <w:pPr>
              <w:spacing w:line="240" w:lineRule="auto"/>
              <w:jc w:val="right"/>
              <w:rPr>
                <w:rFonts w:ascii="Arial" w:hAnsi="Arial" w:cs="Arial"/>
                <w:sz w:val="16"/>
                <w:szCs w:val="16"/>
              </w:rPr>
            </w:pPr>
            <w:r>
              <w:rPr>
                <w:rFonts w:ascii="Arial" w:hAnsi="Arial" w:cs="Arial"/>
                <w:sz w:val="16"/>
                <w:szCs w:val="16"/>
              </w:rPr>
              <w:t>1,577.27</w:t>
            </w:r>
          </w:p>
        </w:tc>
        <w:tc>
          <w:tcPr>
            <w:tcW w:w="0" w:type="auto"/>
            <w:shd w:val="clear" w:color="auto" w:fill="FFFFFF"/>
            <w:vAlign w:val="center"/>
            <w:hideMark/>
          </w:tcPr>
          <w:p w:rsidR="00241D2D" w:rsidP="00B812B4" w:rsidRDefault="00241D2D" w14:paraId="52FBBFFD" w14:textId="77777777">
            <w:pPr>
              <w:spacing w:line="240" w:lineRule="auto"/>
              <w:jc w:val="right"/>
              <w:rPr>
                <w:rFonts w:ascii="Arial" w:hAnsi="Arial" w:cs="Arial"/>
                <w:sz w:val="16"/>
                <w:szCs w:val="16"/>
              </w:rPr>
            </w:pPr>
            <w:r>
              <w:rPr>
                <w:rFonts w:ascii="Arial" w:hAnsi="Arial" w:cs="Arial"/>
                <w:sz w:val="16"/>
                <w:szCs w:val="16"/>
              </w:rPr>
              <w:t>1,040,217.38</w:t>
            </w:r>
          </w:p>
        </w:tc>
        <w:tc>
          <w:tcPr>
            <w:tcW w:w="0" w:type="auto"/>
            <w:tcBorders>
              <w:right w:val="single" w:color="000000" w:sz="6" w:space="0"/>
            </w:tcBorders>
            <w:shd w:val="clear" w:color="auto" w:fill="FFFFFF"/>
            <w:vAlign w:val="center"/>
            <w:hideMark/>
          </w:tcPr>
          <w:p w:rsidR="00241D2D" w:rsidP="00B812B4" w:rsidRDefault="00241D2D" w14:paraId="1F013716" w14:textId="77777777">
            <w:pPr>
              <w:spacing w:line="240" w:lineRule="auto"/>
              <w:jc w:val="right"/>
              <w:rPr>
                <w:rFonts w:ascii="Arial" w:hAnsi="Arial" w:cs="Arial"/>
                <w:sz w:val="16"/>
                <w:szCs w:val="16"/>
              </w:rPr>
            </w:pPr>
            <w:r>
              <w:rPr>
                <w:rFonts w:ascii="Arial" w:hAnsi="Arial" w:cs="Arial"/>
                <w:sz w:val="16"/>
                <w:szCs w:val="16"/>
              </w:rPr>
              <w:t>638,001.37</w:t>
            </w:r>
          </w:p>
        </w:tc>
        <w:tc>
          <w:tcPr>
            <w:tcW w:w="0" w:type="auto"/>
            <w:shd w:val="clear" w:color="auto" w:fill="FFFFFF"/>
            <w:vAlign w:val="center"/>
            <w:hideMark/>
          </w:tcPr>
          <w:p w:rsidR="00241D2D" w:rsidP="00B812B4" w:rsidRDefault="00241D2D" w14:paraId="0CAB093B" w14:textId="77777777">
            <w:pPr>
              <w:spacing w:line="240" w:lineRule="auto"/>
              <w:jc w:val="right"/>
              <w:rPr>
                <w:rFonts w:ascii="Arial" w:hAnsi="Arial" w:cs="Arial"/>
                <w:sz w:val="16"/>
                <w:szCs w:val="16"/>
              </w:rPr>
            </w:pPr>
            <w:r>
              <w:rPr>
                <w:rFonts w:ascii="Arial" w:hAnsi="Arial" w:cs="Arial"/>
                <w:sz w:val="16"/>
                <w:szCs w:val="16"/>
              </w:rPr>
              <w:t>21,749,389</w:t>
            </w:r>
          </w:p>
        </w:tc>
      </w:tr>
      <w:tr w:rsidR="00241D2D" w:rsidTr="00B812B4" w14:paraId="7A772F1D" w14:textId="77777777">
        <w:trPr>
          <w:tblCellSpacing w:w="15" w:type="dxa"/>
        </w:trPr>
        <w:tc>
          <w:tcPr>
            <w:tcW w:w="0" w:type="auto"/>
            <w:shd w:val="clear" w:color="auto" w:fill="FFFFCC"/>
            <w:vAlign w:val="center"/>
            <w:hideMark/>
          </w:tcPr>
          <w:p w:rsidR="00241D2D" w:rsidP="00B812B4" w:rsidRDefault="00241D2D" w14:paraId="13D772AC" w14:textId="6CB48047">
            <w:pPr>
              <w:spacing w:line="240" w:lineRule="auto"/>
              <w:rPr>
                <w:rFonts w:ascii="Arial" w:hAnsi="Arial" w:cs="Arial"/>
                <w:sz w:val="16"/>
                <w:szCs w:val="16"/>
              </w:rPr>
            </w:pPr>
            <w:r>
              <w:rPr>
                <w:rFonts w:ascii="Arial" w:hAnsi="Arial" w:cs="Arial"/>
                <w:sz w:val="16"/>
                <w:szCs w:val="16"/>
              </w:rPr>
              <w:t>DB3</w:t>
            </w:r>
          </w:p>
        </w:tc>
        <w:tc>
          <w:tcPr>
            <w:tcW w:w="0" w:type="auto"/>
            <w:shd w:val="clear" w:color="auto" w:fill="FFFFCC"/>
            <w:vAlign w:val="center"/>
            <w:hideMark/>
          </w:tcPr>
          <w:p w:rsidR="00241D2D" w:rsidP="00B812B4" w:rsidRDefault="00241D2D" w14:paraId="4B56DC64" w14:textId="3160D18E">
            <w:pPr>
              <w:spacing w:line="240" w:lineRule="auto"/>
              <w:jc w:val="right"/>
              <w:rPr>
                <w:rFonts w:ascii="Arial" w:hAnsi="Arial" w:cs="Arial"/>
                <w:sz w:val="16"/>
                <w:szCs w:val="16"/>
              </w:rPr>
            </w:pPr>
            <w:r>
              <w:rPr>
                <w:rFonts w:ascii="Arial" w:hAnsi="Arial" w:cs="Arial"/>
                <w:sz w:val="16"/>
                <w:szCs w:val="16"/>
              </w:rPr>
              <w:t>54013</w:t>
            </w:r>
            <w:r w:rsidR="00ED0107">
              <w:rPr>
                <w:rFonts w:ascii="Arial" w:hAnsi="Arial" w:cs="Arial"/>
                <w:sz w:val="16"/>
                <w:szCs w:val="16"/>
              </w:rPr>
              <w:t>3543</w:t>
            </w:r>
            <w:r>
              <w:rPr>
                <w:rFonts w:ascii="Arial" w:hAnsi="Arial" w:cs="Arial"/>
                <w:sz w:val="16"/>
                <w:szCs w:val="16"/>
              </w:rPr>
              <w:t>7</w:t>
            </w:r>
          </w:p>
        </w:tc>
        <w:tc>
          <w:tcPr>
            <w:tcW w:w="0" w:type="auto"/>
            <w:tcBorders>
              <w:right w:val="single" w:color="000000" w:sz="6" w:space="0"/>
            </w:tcBorders>
            <w:shd w:val="clear" w:color="auto" w:fill="FFFFCC"/>
            <w:vAlign w:val="center"/>
            <w:hideMark/>
          </w:tcPr>
          <w:p w:rsidR="00241D2D" w:rsidP="00B812B4" w:rsidRDefault="00241D2D" w14:paraId="5E51D319" w14:textId="77777777">
            <w:pPr>
              <w:spacing w:line="240" w:lineRule="auto"/>
              <w:jc w:val="right"/>
              <w:rPr>
                <w:rFonts w:ascii="Arial" w:hAnsi="Arial" w:cs="Arial"/>
                <w:sz w:val="16"/>
                <w:szCs w:val="16"/>
              </w:rPr>
            </w:pPr>
            <w:r>
              <w:rPr>
                <w:rFonts w:ascii="Arial" w:hAnsi="Arial" w:cs="Arial"/>
                <w:sz w:val="16"/>
                <w:szCs w:val="16"/>
              </w:rPr>
              <w:t>5.68</w:t>
            </w:r>
          </w:p>
        </w:tc>
        <w:tc>
          <w:tcPr>
            <w:tcW w:w="0" w:type="auto"/>
            <w:shd w:val="clear" w:color="auto" w:fill="FFFFCC"/>
            <w:vAlign w:val="center"/>
            <w:hideMark/>
          </w:tcPr>
          <w:p w:rsidR="00241D2D" w:rsidP="00B812B4" w:rsidRDefault="00241D2D" w14:paraId="041C6012" w14:textId="77777777">
            <w:pPr>
              <w:spacing w:line="240" w:lineRule="auto"/>
              <w:jc w:val="right"/>
              <w:rPr>
                <w:rFonts w:ascii="Arial" w:hAnsi="Arial" w:cs="Arial"/>
                <w:sz w:val="16"/>
                <w:szCs w:val="16"/>
              </w:rPr>
            </w:pPr>
            <w:r>
              <w:rPr>
                <w:rFonts w:ascii="Arial" w:hAnsi="Arial" w:cs="Arial"/>
                <w:sz w:val="16"/>
                <w:szCs w:val="16"/>
              </w:rPr>
              <w:t>1,523,786.41</w:t>
            </w:r>
          </w:p>
        </w:tc>
        <w:tc>
          <w:tcPr>
            <w:tcW w:w="0" w:type="auto"/>
            <w:tcBorders>
              <w:right w:val="single" w:color="000000" w:sz="6" w:space="0"/>
            </w:tcBorders>
            <w:shd w:val="clear" w:color="auto" w:fill="FFFFCC"/>
            <w:vAlign w:val="center"/>
            <w:hideMark/>
          </w:tcPr>
          <w:p w:rsidR="00241D2D" w:rsidP="00B812B4" w:rsidRDefault="00241D2D" w14:paraId="4F9E3AED" w14:textId="77777777">
            <w:pPr>
              <w:spacing w:line="240" w:lineRule="auto"/>
              <w:jc w:val="right"/>
              <w:rPr>
                <w:rFonts w:ascii="Arial" w:hAnsi="Arial" w:cs="Arial"/>
                <w:sz w:val="16"/>
                <w:szCs w:val="16"/>
              </w:rPr>
            </w:pPr>
            <w:r>
              <w:rPr>
                <w:rFonts w:ascii="Arial" w:hAnsi="Arial" w:cs="Arial"/>
                <w:sz w:val="16"/>
                <w:szCs w:val="16"/>
              </w:rPr>
              <w:t>1,432.13</w:t>
            </w:r>
          </w:p>
        </w:tc>
        <w:tc>
          <w:tcPr>
            <w:tcW w:w="0" w:type="auto"/>
            <w:shd w:val="clear" w:color="auto" w:fill="FFFFCC"/>
            <w:vAlign w:val="center"/>
            <w:hideMark/>
          </w:tcPr>
          <w:p w:rsidR="00241D2D" w:rsidP="00B812B4" w:rsidRDefault="00241D2D" w14:paraId="04476C45" w14:textId="77777777">
            <w:pPr>
              <w:spacing w:line="240" w:lineRule="auto"/>
              <w:jc w:val="right"/>
              <w:rPr>
                <w:rFonts w:ascii="Arial" w:hAnsi="Arial" w:cs="Arial"/>
                <w:sz w:val="16"/>
                <w:szCs w:val="16"/>
              </w:rPr>
            </w:pPr>
            <w:r>
              <w:rPr>
                <w:rFonts w:ascii="Arial" w:hAnsi="Arial" w:cs="Arial"/>
                <w:sz w:val="16"/>
                <w:szCs w:val="16"/>
              </w:rPr>
              <w:t>721,742.39</w:t>
            </w:r>
          </w:p>
        </w:tc>
        <w:tc>
          <w:tcPr>
            <w:tcW w:w="0" w:type="auto"/>
            <w:tcBorders>
              <w:right w:val="single" w:color="000000" w:sz="6" w:space="0"/>
            </w:tcBorders>
            <w:shd w:val="clear" w:color="auto" w:fill="FFFFCC"/>
            <w:vAlign w:val="center"/>
            <w:hideMark/>
          </w:tcPr>
          <w:p w:rsidR="00241D2D" w:rsidP="00B812B4" w:rsidRDefault="00241D2D" w14:paraId="43114232" w14:textId="77777777">
            <w:pPr>
              <w:spacing w:line="240" w:lineRule="auto"/>
              <w:jc w:val="right"/>
              <w:rPr>
                <w:rFonts w:ascii="Arial" w:hAnsi="Arial" w:cs="Arial"/>
                <w:sz w:val="16"/>
                <w:szCs w:val="16"/>
              </w:rPr>
            </w:pPr>
            <w:r>
              <w:rPr>
                <w:rFonts w:ascii="Arial" w:hAnsi="Arial" w:cs="Arial"/>
                <w:sz w:val="16"/>
                <w:szCs w:val="16"/>
              </w:rPr>
              <w:t>802,044.02</w:t>
            </w:r>
          </w:p>
        </w:tc>
        <w:tc>
          <w:tcPr>
            <w:tcW w:w="0" w:type="auto"/>
            <w:shd w:val="clear" w:color="auto" w:fill="FFFFCC"/>
            <w:vAlign w:val="center"/>
            <w:hideMark/>
          </w:tcPr>
          <w:p w:rsidR="00241D2D" w:rsidP="00B812B4" w:rsidRDefault="00241D2D" w14:paraId="08255BAC" w14:textId="77777777">
            <w:pPr>
              <w:spacing w:line="240" w:lineRule="auto"/>
              <w:jc w:val="right"/>
              <w:rPr>
                <w:rFonts w:ascii="Arial" w:hAnsi="Arial" w:cs="Arial"/>
                <w:sz w:val="16"/>
                <w:szCs w:val="16"/>
              </w:rPr>
            </w:pPr>
            <w:r>
              <w:rPr>
                <w:rFonts w:ascii="Arial" w:hAnsi="Arial" w:cs="Arial"/>
                <w:sz w:val="16"/>
                <w:szCs w:val="16"/>
              </w:rPr>
              <w:t>25,468,330</w:t>
            </w:r>
          </w:p>
        </w:tc>
      </w:tr>
      <w:tr w:rsidR="00241D2D" w:rsidTr="00B812B4" w14:paraId="0EA58058" w14:textId="77777777">
        <w:trPr>
          <w:tblCellSpacing w:w="15" w:type="dxa"/>
        </w:trPr>
        <w:tc>
          <w:tcPr>
            <w:tcW w:w="0" w:type="auto"/>
            <w:shd w:val="clear" w:color="auto" w:fill="FFFFFF"/>
            <w:vAlign w:val="center"/>
            <w:hideMark/>
          </w:tcPr>
          <w:p w:rsidR="00241D2D" w:rsidP="00B812B4" w:rsidRDefault="00241D2D" w14:paraId="495752DC" w14:textId="61C2ED1C">
            <w:pPr>
              <w:spacing w:line="240" w:lineRule="auto"/>
              <w:rPr>
                <w:rFonts w:ascii="Arial" w:hAnsi="Arial" w:cs="Arial"/>
                <w:sz w:val="16"/>
                <w:szCs w:val="16"/>
              </w:rPr>
            </w:pPr>
            <w:r>
              <w:rPr>
                <w:rFonts w:ascii="Arial" w:hAnsi="Arial" w:cs="Arial"/>
                <w:sz w:val="16"/>
                <w:szCs w:val="16"/>
              </w:rPr>
              <w:t>DW1</w:t>
            </w:r>
          </w:p>
        </w:tc>
        <w:tc>
          <w:tcPr>
            <w:tcW w:w="0" w:type="auto"/>
            <w:shd w:val="clear" w:color="auto" w:fill="FFFFFF"/>
            <w:vAlign w:val="center"/>
            <w:hideMark/>
          </w:tcPr>
          <w:p w:rsidR="00241D2D" w:rsidP="00B812B4" w:rsidRDefault="00ED0107" w14:paraId="3612AE58" w14:textId="26C9F4DE">
            <w:pPr>
              <w:spacing w:line="240" w:lineRule="auto"/>
              <w:jc w:val="right"/>
              <w:rPr>
                <w:rFonts w:ascii="Arial" w:hAnsi="Arial" w:cs="Arial"/>
                <w:sz w:val="16"/>
                <w:szCs w:val="16"/>
              </w:rPr>
            </w:pPr>
            <w:r>
              <w:rPr>
                <w:rFonts w:ascii="Arial" w:hAnsi="Arial" w:cs="Arial"/>
                <w:sz w:val="16"/>
                <w:szCs w:val="16"/>
              </w:rPr>
              <w:t>2098436</w:t>
            </w:r>
            <w:r w:rsidR="00241D2D">
              <w:rPr>
                <w:rFonts w:ascii="Arial" w:hAnsi="Arial" w:cs="Arial"/>
                <w:sz w:val="16"/>
                <w:szCs w:val="16"/>
              </w:rPr>
              <w:t>247</w:t>
            </w:r>
          </w:p>
        </w:tc>
        <w:tc>
          <w:tcPr>
            <w:tcW w:w="0" w:type="auto"/>
            <w:tcBorders>
              <w:right w:val="single" w:color="000000" w:sz="6" w:space="0"/>
            </w:tcBorders>
            <w:shd w:val="clear" w:color="auto" w:fill="FFFFFF"/>
            <w:vAlign w:val="center"/>
            <w:hideMark/>
          </w:tcPr>
          <w:p w:rsidR="00241D2D" w:rsidP="00B812B4" w:rsidRDefault="00241D2D" w14:paraId="05B73971" w14:textId="77777777">
            <w:pPr>
              <w:spacing w:line="240" w:lineRule="auto"/>
              <w:jc w:val="right"/>
              <w:rPr>
                <w:rFonts w:ascii="Arial" w:hAnsi="Arial" w:cs="Arial"/>
                <w:sz w:val="16"/>
                <w:szCs w:val="16"/>
              </w:rPr>
            </w:pPr>
            <w:r>
              <w:rPr>
                <w:rFonts w:ascii="Arial" w:hAnsi="Arial" w:cs="Arial"/>
                <w:sz w:val="16"/>
                <w:szCs w:val="16"/>
              </w:rPr>
              <w:t>2.70</w:t>
            </w:r>
          </w:p>
        </w:tc>
        <w:tc>
          <w:tcPr>
            <w:tcW w:w="0" w:type="auto"/>
            <w:shd w:val="clear" w:color="auto" w:fill="FFFFFF"/>
            <w:vAlign w:val="center"/>
            <w:hideMark/>
          </w:tcPr>
          <w:p w:rsidR="00241D2D" w:rsidP="00B812B4" w:rsidRDefault="00241D2D" w14:paraId="612364DD" w14:textId="77777777">
            <w:pPr>
              <w:spacing w:line="240" w:lineRule="auto"/>
              <w:jc w:val="right"/>
              <w:rPr>
                <w:rFonts w:ascii="Arial" w:hAnsi="Arial" w:cs="Arial"/>
                <w:sz w:val="16"/>
                <w:szCs w:val="16"/>
              </w:rPr>
            </w:pPr>
            <w:r>
              <w:rPr>
                <w:rFonts w:ascii="Arial" w:hAnsi="Arial" w:cs="Arial"/>
                <w:sz w:val="16"/>
                <w:szCs w:val="16"/>
              </w:rPr>
              <w:t>726,132.98</w:t>
            </w:r>
          </w:p>
        </w:tc>
        <w:tc>
          <w:tcPr>
            <w:tcW w:w="0" w:type="auto"/>
            <w:tcBorders>
              <w:right w:val="single" w:color="000000" w:sz="6" w:space="0"/>
            </w:tcBorders>
            <w:shd w:val="clear" w:color="auto" w:fill="FFFFFF"/>
            <w:vAlign w:val="center"/>
            <w:hideMark/>
          </w:tcPr>
          <w:p w:rsidR="00241D2D" w:rsidP="00B812B4" w:rsidRDefault="00241D2D" w14:paraId="25E150B2" w14:textId="77777777">
            <w:pPr>
              <w:spacing w:line="240" w:lineRule="auto"/>
              <w:jc w:val="right"/>
              <w:rPr>
                <w:rFonts w:ascii="Arial" w:hAnsi="Arial" w:cs="Arial"/>
                <w:sz w:val="16"/>
                <w:szCs w:val="16"/>
              </w:rPr>
            </w:pPr>
            <w:r>
              <w:rPr>
                <w:rFonts w:ascii="Arial" w:hAnsi="Arial" w:cs="Arial"/>
                <w:sz w:val="16"/>
                <w:szCs w:val="16"/>
              </w:rPr>
              <w:t>682.46</w:t>
            </w:r>
          </w:p>
        </w:tc>
        <w:tc>
          <w:tcPr>
            <w:tcW w:w="0" w:type="auto"/>
            <w:shd w:val="clear" w:color="auto" w:fill="FFFFFF"/>
            <w:vAlign w:val="center"/>
            <w:hideMark/>
          </w:tcPr>
          <w:p w:rsidR="00241D2D" w:rsidP="00B812B4" w:rsidRDefault="00241D2D" w14:paraId="4FE19168" w14:textId="77777777">
            <w:pPr>
              <w:spacing w:line="240" w:lineRule="auto"/>
              <w:jc w:val="right"/>
              <w:rPr>
                <w:rFonts w:ascii="Arial" w:hAnsi="Arial" w:cs="Arial"/>
                <w:sz w:val="16"/>
                <w:szCs w:val="16"/>
              </w:rPr>
            </w:pPr>
            <w:r>
              <w:rPr>
                <w:rFonts w:ascii="Arial" w:hAnsi="Arial" w:cs="Arial"/>
                <w:sz w:val="16"/>
                <w:szCs w:val="16"/>
              </w:rPr>
              <w:t>419,143.54</w:t>
            </w:r>
          </w:p>
        </w:tc>
        <w:tc>
          <w:tcPr>
            <w:tcW w:w="0" w:type="auto"/>
            <w:tcBorders>
              <w:right w:val="single" w:color="000000" w:sz="6" w:space="0"/>
            </w:tcBorders>
            <w:shd w:val="clear" w:color="auto" w:fill="FFFFFF"/>
            <w:vAlign w:val="center"/>
            <w:hideMark/>
          </w:tcPr>
          <w:p w:rsidR="00241D2D" w:rsidP="00B812B4" w:rsidRDefault="00241D2D" w14:paraId="1B942D55" w14:textId="77777777">
            <w:pPr>
              <w:spacing w:line="240" w:lineRule="auto"/>
              <w:jc w:val="right"/>
              <w:rPr>
                <w:rFonts w:ascii="Arial" w:hAnsi="Arial" w:cs="Arial"/>
                <w:sz w:val="16"/>
                <w:szCs w:val="16"/>
              </w:rPr>
            </w:pPr>
            <w:r>
              <w:rPr>
                <w:rFonts w:ascii="Arial" w:hAnsi="Arial" w:cs="Arial"/>
                <w:sz w:val="16"/>
                <w:szCs w:val="16"/>
              </w:rPr>
              <w:t>306,989.44</w:t>
            </w:r>
          </w:p>
        </w:tc>
        <w:tc>
          <w:tcPr>
            <w:tcW w:w="0" w:type="auto"/>
            <w:shd w:val="clear" w:color="auto" w:fill="FFFFFF"/>
            <w:vAlign w:val="center"/>
            <w:hideMark/>
          </w:tcPr>
          <w:p w:rsidR="00241D2D" w:rsidP="00B812B4" w:rsidRDefault="00241D2D" w14:paraId="1E9BD499" w14:textId="77777777">
            <w:pPr>
              <w:spacing w:line="240" w:lineRule="auto"/>
              <w:jc w:val="right"/>
              <w:rPr>
                <w:rFonts w:ascii="Arial" w:hAnsi="Arial" w:cs="Arial"/>
                <w:sz w:val="16"/>
                <w:szCs w:val="16"/>
              </w:rPr>
            </w:pPr>
            <w:r>
              <w:rPr>
                <w:rFonts w:ascii="Arial" w:hAnsi="Arial" w:cs="Arial"/>
                <w:sz w:val="16"/>
                <w:szCs w:val="16"/>
              </w:rPr>
              <w:t>6,768,151</w:t>
            </w:r>
          </w:p>
        </w:tc>
      </w:tr>
      <w:tr w:rsidR="00241D2D" w:rsidTr="00B812B4" w14:paraId="035558DB" w14:textId="77777777">
        <w:trPr>
          <w:tblCellSpacing w:w="15" w:type="dxa"/>
        </w:trPr>
        <w:tc>
          <w:tcPr>
            <w:tcW w:w="0" w:type="auto"/>
            <w:shd w:val="clear" w:color="auto" w:fill="FFFFCC"/>
            <w:vAlign w:val="center"/>
            <w:hideMark/>
          </w:tcPr>
          <w:p w:rsidR="00241D2D" w:rsidP="00B812B4" w:rsidRDefault="00241D2D" w14:paraId="7E3971AD" w14:textId="414A8C64">
            <w:pPr>
              <w:spacing w:line="240" w:lineRule="auto"/>
              <w:rPr>
                <w:rFonts w:ascii="Arial" w:hAnsi="Arial" w:cs="Arial"/>
                <w:sz w:val="16"/>
                <w:szCs w:val="16"/>
              </w:rPr>
            </w:pPr>
            <w:r>
              <w:rPr>
                <w:rFonts w:ascii="Arial" w:hAnsi="Arial" w:cs="Arial"/>
                <w:sz w:val="16"/>
                <w:szCs w:val="16"/>
              </w:rPr>
              <w:t>SCM1</w:t>
            </w:r>
          </w:p>
        </w:tc>
        <w:tc>
          <w:tcPr>
            <w:tcW w:w="0" w:type="auto"/>
            <w:shd w:val="clear" w:color="auto" w:fill="FFFFCC"/>
            <w:vAlign w:val="center"/>
            <w:hideMark/>
          </w:tcPr>
          <w:p w:rsidR="00241D2D" w:rsidP="00B812B4" w:rsidRDefault="00ED0107" w14:paraId="7CCB0583" w14:textId="0A2106CF">
            <w:pPr>
              <w:spacing w:line="240" w:lineRule="auto"/>
              <w:jc w:val="right"/>
              <w:rPr>
                <w:rFonts w:ascii="Arial" w:hAnsi="Arial" w:cs="Arial"/>
                <w:sz w:val="16"/>
                <w:szCs w:val="16"/>
              </w:rPr>
            </w:pPr>
            <w:r>
              <w:rPr>
                <w:rFonts w:ascii="Arial" w:hAnsi="Arial" w:cs="Arial"/>
                <w:sz w:val="16"/>
                <w:szCs w:val="16"/>
              </w:rPr>
              <w:t>703746538</w:t>
            </w:r>
            <w:r w:rsidR="00241D2D">
              <w:rPr>
                <w:rFonts w:ascii="Arial" w:hAnsi="Arial" w:cs="Arial"/>
                <w:sz w:val="16"/>
                <w:szCs w:val="16"/>
              </w:rPr>
              <w:t>5</w:t>
            </w:r>
          </w:p>
        </w:tc>
        <w:tc>
          <w:tcPr>
            <w:tcW w:w="0" w:type="auto"/>
            <w:tcBorders>
              <w:right w:val="single" w:color="000000" w:sz="6" w:space="0"/>
            </w:tcBorders>
            <w:shd w:val="clear" w:color="auto" w:fill="FFFFCC"/>
            <w:vAlign w:val="center"/>
            <w:hideMark/>
          </w:tcPr>
          <w:p w:rsidR="00241D2D" w:rsidP="00B812B4" w:rsidRDefault="00241D2D" w14:paraId="139F629C" w14:textId="77777777">
            <w:pPr>
              <w:spacing w:line="240" w:lineRule="auto"/>
              <w:jc w:val="right"/>
              <w:rPr>
                <w:rFonts w:ascii="Arial" w:hAnsi="Arial" w:cs="Arial"/>
                <w:sz w:val="16"/>
                <w:szCs w:val="16"/>
              </w:rPr>
            </w:pPr>
            <w:r>
              <w:rPr>
                <w:rFonts w:ascii="Arial" w:hAnsi="Arial" w:cs="Arial"/>
                <w:sz w:val="16"/>
                <w:szCs w:val="16"/>
              </w:rPr>
              <w:t>1.09</w:t>
            </w:r>
          </w:p>
        </w:tc>
        <w:tc>
          <w:tcPr>
            <w:tcW w:w="0" w:type="auto"/>
            <w:shd w:val="clear" w:color="auto" w:fill="FFFFCC"/>
            <w:vAlign w:val="center"/>
            <w:hideMark/>
          </w:tcPr>
          <w:p w:rsidR="00241D2D" w:rsidP="00B812B4" w:rsidRDefault="00241D2D" w14:paraId="6496C36D" w14:textId="77777777">
            <w:pPr>
              <w:spacing w:line="240" w:lineRule="auto"/>
              <w:jc w:val="right"/>
              <w:rPr>
                <w:rFonts w:ascii="Arial" w:hAnsi="Arial" w:cs="Arial"/>
                <w:sz w:val="16"/>
                <w:szCs w:val="16"/>
              </w:rPr>
            </w:pPr>
            <w:r>
              <w:rPr>
                <w:rFonts w:ascii="Arial" w:hAnsi="Arial" w:cs="Arial"/>
                <w:sz w:val="16"/>
                <w:szCs w:val="16"/>
              </w:rPr>
              <w:t>293,016.47</w:t>
            </w:r>
          </w:p>
        </w:tc>
        <w:tc>
          <w:tcPr>
            <w:tcW w:w="0" w:type="auto"/>
            <w:tcBorders>
              <w:right w:val="single" w:color="000000" w:sz="6" w:space="0"/>
            </w:tcBorders>
            <w:shd w:val="clear" w:color="auto" w:fill="FFFFCC"/>
            <w:vAlign w:val="center"/>
            <w:hideMark/>
          </w:tcPr>
          <w:p w:rsidR="00241D2D" w:rsidP="00B812B4" w:rsidRDefault="00241D2D" w14:paraId="06D414C0" w14:textId="77777777">
            <w:pPr>
              <w:spacing w:line="240" w:lineRule="auto"/>
              <w:jc w:val="right"/>
              <w:rPr>
                <w:rFonts w:ascii="Arial" w:hAnsi="Arial" w:cs="Arial"/>
                <w:sz w:val="16"/>
                <w:szCs w:val="16"/>
              </w:rPr>
            </w:pPr>
            <w:r>
              <w:rPr>
                <w:rFonts w:ascii="Arial" w:hAnsi="Arial" w:cs="Arial"/>
                <w:sz w:val="16"/>
                <w:szCs w:val="16"/>
              </w:rPr>
              <w:t>275.39</w:t>
            </w:r>
          </w:p>
        </w:tc>
        <w:tc>
          <w:tcPr>
            <w:tcW w:w="0" w:type="auto"/>
            <w:shd w:val="clear" w:color="auto" w:fill="FFFFCC"/>
            <w:vAlign w:val="center"/>
            <w:hideMark/>
          </w:tcPr>
          <w:p w:rsidR="00241D2D" w:rsidP="00B812B4" w:rsidRDefault="00241D2D" w14:paraId="112CCFA9" w14:textId="77777777">
            <w:pPr>
              <w:spacing w:line="240" w:lineRule="auto"/>
              <w:jc w:val="right"/>
              <w:rPr>
                <w:rFonts w:ascii="Arial" w:hAnsi="Arial" w:cs="Arial"/>
                <w:sz w:val="16"/>
                <w:szCs w:val="16"/>
              </w:rPr>
            </w:pPr>
            <w:r>
              <w:rPr>
                <w:rFonts w:ascii="Arial" w:hAnsi="Arial" w:cs="Arial"/>
                <w:sz w:val="16"/>
                <w:szCs w:val="16"/>
              </w:rPr>
              <w:t>149,897.48</w:t>
            </w:r>
          </w:p>
        </w:tc>
        <w:tc>
          <w:tcPr>
            <w:tcW w:w="0" w:type="auto"/>
            <w:tcBorders>
              <w:right w:val="single" w:color="000000" w:sz="6" w:space="0"/>
            </w:tcBorders>
            <w:shd w:val="clear" w:color="auto" w:fill="FFFFCC"/>
            <w:vAlign w:val="center"/>
            <w:hideMark/>
          </w:tcPr>
          <w:p w:rsidR="00241D2D" w:rsidP="00B812B4" w:rsidRDefault="00241D2D" w14:paraId="7F274BED" w14:textId="77777777">
            <w:pPr>
              <w:spacing w:line="240" w:lineRule="auto"/>
              <w:jc w:val="right"/>
              <w:rPr>
                <w:rFonts w:ascii="Arial" w:hAnsi="Arial" w:cs="Arial"/>
                <w:sz w:val="16"/>
                <w:szCs w:val="16"/>
              </w:rPr>
            </w:pPr>
            <w:r>
              <w:rPr>
                <w:rFonts w:ascii="Arial" w:hAnsi="Arial" w:cs="Arial"/>
                <w:sz w:val="16"/>
                <w:szCs w:val="16"/>
              </w:rPr>
              <w:t>143,118.99</w:t>
            </w:r>
          </w:p>
        </w:tc>
        <w:tc>
          <w:tcPr>
            <w:tcW w:w="0" w:type="auto"/>
            <w:shd w:val="clear" w:color="auto" w:fill="FFFFCC"/>
            <w:vAlign w:val="center"/>
            <w:hideMark/>
          </w:tcPr>
          <w:p w:rsidR="00241D2D" w:rsidP="00B812B4" w:rsidRDefault="00241D2D" w14:paraId="2198B285" w14:textId="77777777">
            <w:pPr>
              <w:spacing w:line="240" w:lineRule="auto"/>
              <w:jc w:val="right"/>
              <w:rPr>
                <w:rFonts w:ascii="Arial" w:hAnsi="Arial" w:cs="Arial"/>
                <w:sz w:val="16"/>
                <w:szCs w:val="16"/>
              </w:rPr>
            </w:pPr>
            <w:r>
              <w:rPr>
                <w:rFonts w:ascii="Arial" w:hAnsi="Arial" w:cs="Arial"/>
                <w:sz w:val="16"/>
                <w:szCs w:val="16"/>
              </w:rPr>
              <w:t>3,040,722</w:t>
            </w:r>
          </w:p>
        </w:tc>
      </w:tr>
      <w:tr w:rsidR="00241D2D" w:rsidTr="00B812B4" w14:paraId="5DBFE249" w14:textId="77777777">
        <w:trPr>
          <w:tblCellSpacing w:w="15" w:type="dxa"/>
        </w:trPr>
        <w:tc>
          <w:tcPr>
            <w:tcW w:w="0" w:type="auto"/>
            <w:shd w:val="clear" w:color="auto" w:fill="FFFFFF"/>
            <w:vAlign w:val="center"/>
            <w:hideMark/>
          </w:tcPr>
          <w:p w:rsidR="00241D2D" w:rsidP="00B812B4" w:rsidRDefault="00241D2D" w14:paraId="7C3E6F8B" w14:textId="77777777">
            <w:pPr>
              <w:spacing w:line="240" w:lineRule="auto"/>
              <w:rPr>
                <w:rFonts w:ascii="Arial" w:hAnsi="Arial" w:cs="Arial"/>
                <w:sz w:val="16"/>
                <w:szCs w:val="16"/>
              </w:rPr>
            </w:pPr>
            <w:r>
              <w:rPr>
                <w:rFonts w:ascii="Arial" w:hAnsi="Arial" w:cs="Arial"/>
                <w:sz w:val="16"/>
                <w:szCs w:val="16"/>
              </w:rPr>
              <w:t>OTHER</w:t>
            </w:r>
          </w:p>
        </w:tc>
        <w:tc>
          <w:tcPr>
            <w:tcW w:w="0" w:type="auto"/>
            <w:shd w:val="clear" w:color="auto" w:fill="FFFFFF"/>
            <w:vAlign w:val="center"/>
            <w:hideMark/>
          </w:tcPr>
          <w:p w:rsidR="00241D2D" w:rsidP="00B812B4" w:rsidRDefault="00241D2D" w14:paraId="024A2B3A" w14:textId="77777777">
            <w:pPr>
              <w:spacing w:line="240" w:lineRule="auto"/>
              <w:jc w:val="right"/>
              <w:rPr>
                <w:rFonts w:ascii="Arial" w:hAnsi="Arial" w:cs="Arial"/>
                <w:sz w:val="16"/>
                <w:szCs w:val="16"/>
              </w:rPr>
            </w:pPr>
            <w:r>
              <w:rPr>
                <w:rFonts w:ascii="Arial" w:hAnsi="Arial" w:cs="Arial"/>
                <w:sz w:val="16"/>
                <w:szCs w:val="16"/>
              </w:rPr>
              <w:t>0</w:t>
            </w:r>
          </w:p>
        </w:tc>
        <w:tc>
          <w:tcPr>
            <w:tcW w:w="0" w:type="auto"/>
            <w:tcBorders>
              <w:right w:val="single" w:color="000000" w:sz="6" w:space="0"/>
            </w:tcBorders>
            <w:shd w:val="clear" w:color="auto" w:fill="FFFFFF"/>
            <w:vAlign w:val="center"/>
            <w:hideMark/>
          </w:tcPr>
          <w:p w:rsidR="00241D2D" w:rsidP="00B812B4" w:rsidRDefault="00241D2D" w14:paraId="726900B2" w14:textId="77777777">
            <w:pPr>
              <w:spacing w:line="240" w:lineRule="auto"/>
              <w:jc w:val="right"/>
              <w:rPr>
                <w:rFonts w:ascii="Arial" w:hAnsi="Arial" w:cs="Arial"/>
                <w:sz w:val="16"/>
                <w:szCs w:val="16"/>
              </w:rPr>
            </w:pPr>
            <w:r>
              <w:rPr>
                <w:rFonts w:ascii="Arial" w:hAnsi="Arial" w:cs="Arial"/>
                <w:sz w:val="16"/>
                <w:szCs w:val="16"/>
              </w:rPr>
              <w:t>1.03</w:t>
            </w:r>
          </w:p>
        </w:tc>
        <w:tc>
          <w:tcPr>
            <w:tcW w:w="0" w:type="auto"/>
            <w:shd w:val="clear" w:color="auto" w:fill="FFFFFF"/>
            <w:vAlign w:val="center"/>
            <w:hideMark/>
          </w:tcPr>
          <w:p w:rsidR="00241D2D" w:rsidP="00B812B4" w:rsidRDefault="00241D2D" w14:paraId="414CA873" w14:textId="77777777">
            <w:pPr>
              <w:spacing w:line="240" w:lineRule="auto"/>
              <w:jc w:val="right"/>
              <w:rPr>
                <w:rFonts w:ascii="Arial" w:hAnsi="Arial" w:cs="Arial"/>
                <w:sz w:val="16"/>
                <w:szCs w:val="16"/>
              </w:rPr>
            </w:pPr>
            <w:r>
              <w:rPr>
                <w:rFonts w:ascii="Arial" w:hAnsi="Arial" w:cs="Arial"/>
                <w:sz w:val="16"/>
                <w:szCs w:val="16"/>
              </w:rPr>
              <w:t>276,503.75</w:t>
            </w:r>
          </w:p>
        </w:tc>
        <w:tc>
          <w:tcPr>
            <w:tcW w:w="0" w:type="auto"/>
            <w:tcBorders>
              <w:right w:val="single" w:color="000000" w:sz="6" w:space="0"/>
            </w:tcBorders>
            <w:shd w:val="clear" w:color="auto" w:fill="FFFFFF"/>
            <w:vAlign w:val="center"/>
            <w:hideMark/>
          </w:tcPr>
          <w:p w:rsidR="00241D2D" w:rsidP="00B812B4" w:rsidRDefault="00241D2D" w14:paraId="34E71108" w14:textId="77777777">
            <w:pPr>
              <w:spacing w:line="240" w:lineRule="auto"/>
              <w:jc w:val="right"/>
              <w:rPr>
                <w:rFonts w:ascii="Arial" w:hAnsi="Arial" w:cs="Arial"/>
                <w:sz w:val="16"/>
                <w:szCs w:val="16"/>
              </w:rPr>
            </w:pPr>
            <w:r>
              <w:rPr>
                <w:rFonts w:ascii="Arial" w:hAnsi="Arial" w:cs="Arial"/>
                <w:sz w:val="16"/>
                <w:szCs w:val="16"/>
              </w:rPr>
              <w:t>259.87</w:t>
            </w:r>
          </w:p>
        </w:tc>
        <w:tc>
          <w:tcPr>
            <w:tcW w:w="0" w:type="auto"/>
            <w:shd w:val="clear" w:color="auto" w:fill="FFFFFF"/>
            <w:vAlign w:val="center"/>
            <w:hideMark/>
          </w:tcPr>
          <w:p w:rsidR="00241D2D" w:rsidP="00B812B4" w:rsidRDefault="00241D2D" w14:paraId="1F851DCD" w14:textId="77777777">
            <w:pPr>
              <w:spacing w:line="240" w:lineRule="auto"/>
              <w:jc w:val="right"/>
              <w:rPr>
                <w:rFonts w:ascii="Arial" w:hAnsi="Arial" w:cs="Arial"/>
                <w:sz w:val="16"/>
                <w:szCs w:val="16"/>
              </w:rPr>
            </w:pPr>
            <w:r>
              <w:rPr>
                <w:rFonts w:ascii="Arial" w:hAnsi="Arial" w:cs="Arial"/>
                <w:sz w:val="16"/>
                <w:szCs w:val="16"/>
              </w:rPr>
              <w:t>161,764.83</w:t>
            </w:r>
          </w:p>
        </w:tc>
        <w:tc>
          <w:tcPr>
            <w:tcW w:w="0" w:type="auto"/>
            <w:tcBorders>
              <w:right w:val="single" w:color="000000" w:sz="6" w:space="0"/>
            </w:tcBorders>
            <w:shd w:val="clear" w:color="auto" w:fill="FFFFFF"/>
            <w:vAlign w:val="center"/>
            <w:hideMark/>
          </w:tcPr>
          <w:p w:rsidR="00241D2D" w:rsidP="00B812B4" w:rsidRDefault="00241D2D" w14:paraId="50D4F64C" w14:textId="77777777">
            <w:pPr>
              <w:spacing w:line="240" w:lineRule="auto"/>
              <w:jc w:val="right"/>
              <w:rPr>
                <w:rFonts w:ascii="Arial" w:hAnsi="Arial" w:cs="Arial"/>
                <w:sz w:val="16"/>
                <w:szCs w:val="16"/>
              </w:rPr>
            </w:pPr>
            <w:r>
              <w:rPr>
                <w:rFonts w:ascii="Arial" w:hAnsi="Arial" w:cs="Arial"/>
                <w:sz w:val="16"/>
                <w:szCs w:val="16"/>
              </w:rPr>
              <w:t>114,738.92</w:t>
            </w:r>
          </w:p>
        </w:tc>
        <w:tc>
          <w:tcPr>
            <w:tcW w:w="0" w:type="auto"/>
            <w:shd w:val="clear" w:color="auto" w:fill="FFFFFF"/>
            <w:vAlign w:val="center"/>
            <w:hideMark/>
          </w:tcPr>
          <w:p w:rsidR="00241D2D" w:rsidP="00B812B4" w:rsidRDefault="00241D2D" w14:paraId="14F99DA0" w14:textId="77777777">
            <w:pPr>
              <w:spacing w:line="240" w:lineRule="auto"/>
              <w:jc w:val="right"/>
              <w:rPr>
                <w:rFonts w:ascii="Arial" w:hAnsi="Arial" w:cs="Arial"/>
                <w:sz w:val="16"/>
                <w:szCs w:val="16"/>
              </w:rPr>
            </w:pPr>
            <w:r>
              <w:rPr>
                <w:rFonts w:ascii="Arial" w:hAnsi="Arial" w:cs="Arial"/>
                <w:sz w:val="16"/>
                <w:szCs w:val="16"/>
              </w:rPr>
              <w:t>25,587,670</w:t>
            </w:r>
          </w:p>
        </w:tc>
      </w:tr>
      <w:tr w:rsidR="00241D2D" w:rsidTr="00B812B4" w14:paraId="76BFE9F4" w14:textId="77777777">
        <w:trPr>
          <w:tblCellSpacing w:w="15" w:type="dxa"/>
        </w:trPr>
        <w:tc>
          <w:tcPr>
            <w:tcW w:w="0" w:type="auto"/>
            <w:shd w:val="clear" w:color="auto" w:fill="FFFFCC"/>
            <w:vAlign w:val="center"/>
            <w:hideMark/>
          </w:tcPr>
          <w:p w:rsidR="00241D2D" w:rsidP="00B812B4" w:rsidRDefault="00241D2D" w14:paraId="2558E6C2" w14:textId="0DED21C7">
            <w:pPr>
              <w:spacing w:line="240" w:lineRule="auto"/>
              <w:rPr>
                <w:rFonts w:ascii="Arial" w:hAnsi="Arial" w:cs="Arial"/>
                <w:sz w:val="16"/>
                <w:szCs w:val="16"/>
              </w:rPr>
            </w:pPr>
            <w:r>
              <w:rPr>
                <w:rFonts w:ascii="Arial" w:hAnsi="Arial" w:cs="Arial"/>
                <w:sz w:val="16"/>
                <w:szCs w:val="16"/>
              </w:rPr>
              <w:t>DB7</w:t>
            </w:r>
          </w:p>
        </w:tc>
        <w:tc>
          <w:tcPr>
            <w:tcW w:w="0" w:type="auto"/>
            <w:shd w:val="clear" w:color="auto" w:fill="FFFFCC"/>
            <w:vAlign w:val="center"/>
            <w:hideMark/>
          </w:tcPr>
          <w:p w:rsidR="00241D2D" w:rsidP="00B812B4" w:rsidRDefault="006C188A" w14:paraId="5E996AF4" w14:textId="7ED251C1">
            <w:pPr>
              <w:spacing w:line="240" w:lineRule="auto"/>
              <w:jc w:val="right"/>
              <w:rPr>
                <w:rFonts w:ascii="Arial" w:hAnsi="Arial" w:cs="Arial"/>
                <w:sz w:val="16"/>
                <w:szCs w:val="16"/>
              </w:rPr>
            </w:pPr>
            <w:r>
              <w:rPr>
                <w:rFonts w:ascii="Arial" w:hAnsi="Arial" w:cs="Arial"/>
                <w:sz w:val="16"/>
                <w:szCs w:val="16"/>
              </w:rPr>
              <w:t>98256356</w:t>
            </w:r>
            <w:r w:rsidR="00241D2D">
              <w:rPr>
                <w:rFonts w:ascii="Arial" w:hAnsi="Arial" w:cs="Arial"/>
                <w:sz w:val="16"/>
                <w:szCs w:val="16"/>
              </w:rPr>
              <w:t>85</w:t>
            </w:r>
          </w:p>
        </w:tc>
        <w:tc>
          <w:tcPr>
            <w:tcW w:w="0" w:type="auto"/>
            <w:tcBorders>
              <w:right w:val="single" w:color="000000" w:sz="6" w:space="0"/>
            </w:tcBorders>
            <w:shd w:val="clear" w:color="auto" w:fill="FFFFCC"/>
            <w:vAlign w:val="center"/>
            <w:hideMark/>
          </w:tcPr>
          <w:p w:rsidR="00241D2D" w:rsidP="00B812B4" w:rsidRDefault="00241D2D" w14:paraId="3EA9019C" w14:textId="77777777">
            <w:pPr>
              <w:spacing w:line="240" w:lineRule="auto"/>
              <w:jc w:val="right"/>
              <w:rPr>
                <w:rFonts w:ascii="Arial" w:hAnsi="Arial" w:cs="Arial"/>
                <w:sz w:val="16"/>
                <w:szCs w:val="16"/>
              </w:rPr>
            </w:pPr>
            <w:r>
              <w:rPr>
                <w:rFonts w:ascii="Arial" w:hAnsi="Arial" w:cs="Arial"/>
                <w:sz w:val="16"/>
                <w:szCs w:val="16"/>
              </w:rPr>
              <w:t>0.07</w:t>
            </w:r>
          </w:p>
        </w:tc>
        <w:tc>
          <w:tcPr>
            <w:tcW w:w="0" w:type="auto"/>
            <w:shd w:val="clear" w:color="auto" w:fill="FFFFCC"/>
            <w:vAlign w:val="center"/>
            <w:hideMark/>
          </w:tcPr>
          <w:p w:rsidR="00241D2D" w:rsidP="00B812B4" w:rsidRDefault="00241D2D" w14:paraId="74AF97E2" w14:textId="77777777">
            <w:pPr>
              <w:spacing w:line="240" w:lineRule="auto"/>
              <w:jc w:val="right"/>
              <w:rPr>
                <w:rFonts w:ascii="Arial" w:hAnsi="Arial" w:cs="Arial"/>
                <w:sz w:val="16"/>
                <w:szCs w:val="16"/>
              </w:rPr>
            </w:pPr>
            <w:r>
              <w:rPr>
                <w:rFonts w:ascii="Arial" w:hAnsi="Arial" w:cs="Arial"/>
                <w:sz w:val="16"/>
                <w:szCs w:val="16"/>
              </w:rPr>
              <w:t>18,233.54</w:t>
            </w:r>
          </w:p>
        </w:tc>
        <w:tc>
          <w:tcPr>
            <w:tcW w:w="0" w:type="auto"/>
            <w:tcBorders>
              <w:right w:val="single" w:color="000000" w:sz="6" w:space="0"/>
            </w:tcBorders>
            <w:shd w:val="clear" w:color="auto" w:fill="FFFFCC"/>
            <w:vAlign w:val="center"/>
            <w:hideMark/>
          </w:tcPr>
          <w:p w:rsidR="00241D2D" w:rsidP="00B812B4" w:rsidRDefault="00241D2D" w14:paraId="0F62AD9E" w14:textId="77777777">
            <w:pPr>
              <w:spacing w:line="240" w:lineRule="auto"/>
              <w:jc w:val="right"/>
              <w:rPr>
                <w:rFonts w:ascii="Arial" w:hAnsi="Arial" w:cs="Arial"/>
                <w:sz w:val="16"/>
                <w:szCs w:val="16"/>
              </w:rPr>
            </w:pPr>
            <w:r>
              <w:rPr>
                <w:rFonts w:ascii="Arial" w:hAnsi="Arial" w:cs="Arial"/>
                <w:sz w:val="16"/>
                <w:szCs w:val="16"/>
              </w:rPr>
              <w:t>17.14</w:t>
            </w:r>
          </w:p>
        </w:tc>
        <w:tc>
          <w:tcPr>
            <w:tcW w:w="0" w:type="auto"/>
            <w:shd w:val="clear" w:color="auto" w:fill="FFFFCC"/>
            <w:vAlign w:val="center"/>
            <w:hideMark/>
          </w:tcPr>
          <w:p w:rsidR="00241D2D" w:rsidP="00B812B4" w:rsidRDefault="00241D2D" w14:paraId="57AB4B42" w14:textId="77777777">
            <w:pPr>
              <w:spacing w:line="240" w:lineRule="auto"/>
              <w:jc w:val="right"/>
              <w:rPr>
                <w:rFonts w:ascii="Arial" w:hAnsi="Arial" w:cs="Arial"/>
                <w:sz w:val="16"/>
                <w:szCs w:val="16"/>
              </w:rPr>
            </w:pPr>
            <w:r>
              <w:rPr>
                <w:rFonts w:ascii="Arial" w:hAnsi="Arial" w:cs="Arial"/>
                <w:sz w:val="16"/>
                <w:szCs w:val="16"/>
              </w:rPr>
              <w:t>16,609.95</w:t>
            </w:r>
          </w:p>
        </w:tc>
        <w:tc>
          <w:tcPr>
            <w:tcW w:w="0" w:type="auto"/>
            <w:tcBorders>
              <w:right w:val="single" w:color="000000" w:sz="6" w:space="0"/>
            </w:tcBorders>
            <w:shd w:val="clear" w:color="auto" w:fill="FFFFCC"/>
            <w:vAlign w:val="center"/>
            <w:hideMark/>
          </w:tcPr>
          <w:p w:rsidR="00241D2D" w:rsidP="00B812B4" w:rsidRDefault="00241D2D" w14:paraId="6172FA0B" w14:textId="77777777">
            <w:pPr>
              <w:spacing w:line="240" w:lineRule="auto"/>
              <w:jc w:val="right"/>
              <w:rPr>
                <w:rFonts w:ascii="Arial" w:hAnsi="Arial" w:cs="Arial"/>
                <w:sz w:val="16"/>
                <w:szCs w:val="16"/>
              </w:rPr>
            </w:pPr>
            <w:r>
              <w:rPr>
                <w:rFonts w:ascii="Arial" w:hAnsi="Arial" w:cs="Arial"/>
                <w:sz w:val="16"/>
                <w:szCs w:val="16"/>
              </w:rPr>
              <w:t>1,623.59</w:t>
            </w:r>
          </w:p>
        </w:tc>
        <w:tc>
          <w:tcPr>
            <w:tcW w:w="0" w:type="auto"/>
            <w:shd w:val="clear" w:color="auto" w:fill="FFFFCC"/>
            <w:vAlign w:val="center"/>
            <w:hideMark/>
          </w:tcPr>
          <w:p w:rsidR="00241D2D" w:rsidP="00B812B4" w:rsidRDefault="00241D2D" w14:paraId="12EF5463" w14:textId="77777777">
            <w:pPr>
              <w:spacing w:line="240" w:lineRule="auto"/>
              <w:jc w:val="right"/>
              <w:rPr>
                <w:rFonts w:ascii="Arial" w:hAnsi="Arial" w:cs="Arial"/>
                <w:sz w:val="16"/>
                <w:szCs w:val="16"/>
              </w:rPr>
            </w:pPr>
            <w:r>
              <w:rPr>
                <w:rFonts w:ascii="Arial" w:hAnsi="Arial" w:cs="Arial"/>
                <w:sz w:val="16"/>
                <w:szCs w:val="16"/>
              </w:rPr>
              <w:t>417,124</w:t>
            </w:r>
          </w:p>
        </w:tc>
      </w:tr>
      <w:tr w:rsidR="00241D2D" w:rsidTr="00B812B4" w14:paraId="5C335B6B" w14:textId="77777777">
        <w:trPr>
          <w:tblCellSpacing w:w="15" w:type="dxa"/>
        </w:trPr>
        <w:tc>
          <w:tcPr>
            <w:tcW w:w="0" w:type="auto"/>
            <w:shd w:val="clear" w:color="auto" w:fill="FFFFFF"/>
            <w:vAlign w:val="center"/>
            <w:hideMark/>
          </w:tcPr>
          <w:p w:rsidR="00241D2D" w:rsidP="00B812B4" w:rsidRDefault="00241D2D" w14:paraId="3B7F3B3D" w14:textId="6D6ABD4C">
            <w:pPr>
              <w:spacing w:line="240" w:lineRule="auto"/>
              <w:rPr>
                <w:rFonts w:ascii="Arial" w:hAnsi="Arial" w:cs="Arial"/>
                <w:sz w:val="16"/>
                <w:szCs w:val="16"/>
              </w:rPr>
            </w:pPr>
            <w:r>
              <w:rPr>
                <w:rFonts w:ascii="Arial" w:hAnsi="Arial" w:cs="Arial"/>
                <w:sz w:val="16"/>
                <w:szCs w:val="16"/>
              </w:rPr>
              <w:t>SCM2</w:t>
            </w:r>
          </w:p>
        </w:tc>
        <w:tc>
          <w:tcPr>
            <w:tcW w:w="0" w:type="auto"/>
            <w:shd w:val="clear" w:color="auto" w:fill="FFFFFF"/>
            <w:vAlign w:val="center"/>
            <w:hideMark/>
          </w:tcPr>
          <w:p w:rsidR="00241D2D" w:rsidP="00B812B4" w:rsidRDefault="006C188A" w14:paraId="1B1067E8" w14:textId="1690218F">
            <w:pPr>
              <w:spacing w:line="240" w:lineRule="auto"/>
              <w:jc w:val="right"/>
              <w:rPr>
                <w:rFonts w:ascii="Arial" w:hAnsi="Arial" w:cs="Arial"/>
                <w:sz w:val="16"/>
                <w:szCs w:val="16"/>
              </w:rPr>
            </w:pPr>
            <w:r>
              <w:rPr>
                <w:rFonts w:ascii="Arial" w:hAnsi="Arial" w:cs="Arial"/>
                <w:sz w:val="16"/>
                <w:szCs w:val="16"/>
              </w:rPr>
              <w:t>83645324</w:t>
            </w:r>
            <w:r w:rsidR="00241D2D">
              <w:rPr>
                <w:rFonts w:ascii="Arial" w:hAnsi="Arial" w:cs="Arial"/>
                <w:sz w:val="16"/>
                <w:szCs w:val="16"/>
              </w:rPr>
              <w:t>49</w:t>
            </w:r>
          </w:p>
        </w:tc>
        <w:tc>
          <w:tcPr>
            <w:tcW w:w="0" w:type="auto"/>
            <w:tcBorders>
              <w:right w:val="single" w:color="000000" w:sz="6" w:space="0"/>
            </w:tcBorders>
            <w:shd w:val="clear" w:color="auto" w:fill="FFFFFF"/>
            <w:vAlign w:val="center"/>
            <w:hideMark/>
          </w:tcPr>
          <w:p w:rsidR="00241D2D" w:rsidP="00B812B4" w:rsidRDefault="00241D2D" w14:paraId="5F6EF377" w14:textId="77777777">
            <w:pPr>
              <w:spacing w:line="240" w:lineRule="auto"/>
              <w:jc w:val="right"/>
              <w:rPr>
                <w:rFonts w:ascii="Arial" w:hAnsi="Arial" w:cs="Arial"/>
                <w:sz w:val="16"/>
                <w:szCs w:val="16"/>
              </w:rPr>
            </w:pPr>
            <w:r>
              <w:rPr>
                <w:rFonts w:ascii="Arial" w:hAnsi="Arial" w:cs="Arial"/>
                <w:sz w:val="16"/>
                <w:szCs w:val="16"/>
              </w:rPr>
              <w:t>0.04</w:t>
            </w:r>
          </w:p>
        </w:tc>
        <w:tc>
          <w:tcPr>
            <w:tcW w:w="0" w:type="auto"/>
            <w:shd w:val="clear" w:color="auto" w:fill="FFFFFF"/>
            <w:vAlign w:val="center"/>
            <w:hideMark/>
          </w:tcPr>
          <w:p w:rsidR="00241D2D" w:rsidP="00B812B4" w:rsidRDefault="00241D2D" w14:paraId="3E7F014F" w14:textId="77777777">
            <w:pPr>
              <w:spacing w:line="240" w:lineRule="auto"/>
              <w:jc w:val="right"/>
              <w:rPr>
                <w:rFonts w:ascii="Arial" w:hAnsi="Arial" w:cs="Arial"/>
                <w:sz w:val="16"/>
                <w:szCs w:val="16"/>
              </w:rPr>
            </w:pPr>
            <w:r>
              <w:rPr>
                <w:rFonts w:ascii="Arial" w:hAnsi="Arial" w:cs="Arial"/>
                <w:sz w:val="16"/>
                <w:szCs w:val="16"/>
              </w:rPr>
              <w:t>12,052.94</w:t>
            </w:r>
          </w:p>
        </w:tc>
        <w:tc>
          <w:tcPr>
            <w:tcW w:w="0" w:type="auto"/>
            <w:tcBorders>
              <w:right w:val="single" w:color="000000" w:sz="6" w:space="0"/>
            </w:tcBorders>
            <w:shd w:val="clear" w:color="auto" w:fill="FFFFFF"/>
            <w:vAlign w:val="center"/>
            <w:hideMark/>
          </w:tcPr>
          <w:p w:rsidR="00241D2D" w:rsidP="00B812B4" w:rsidRDefault="00241D2D" w14:paraId="29620ED0" w14:textId="77777777">
            <w:pPr>
              <w:spacing w:line="240" w:lineRule="auto"/>
              <w:jc w:val="right"/>
              <w:rPr>
                <w:rFonts w:ascii="Arial" w:hAnsi="Arial" w:cs="Arial"/>
                <w:sz w:val="16"/>
                <w:szCs w:val="16"/>
              </w:rPr>
            </w:pPr>
            <w:r>
              <w:rPr>
                <w:rFonts w:ascii="Arial" w:hAnsi="Arial" w:cs="Arial"/>
                <w:sz w:val="16"/>
                <w:szCs w:val="16"/>
              </w:rPr>
              <w:t>11.33</w:t>
            </w:r>
          </w:p>
        </w:tc>
        <w:tc>
          <w:tcPr>
            <w:tcW w:w="0" w:type="auto"/>
            <w:shd w:val="clear" w:color="auto" w:fill="FFFFFF"/>
            <w:vAlign w:val="center"/>
            <w:hideMark/>
          </w:tcPr>
          <w:p w:rsidR="00241D2D" w:rsidP="00B812B4" w:rsidRDefault="00241D2D" w14:paraId="31DF169B" w14:textId="77777777">
            <w:pPr>
              <w:spacing w:line="240" w:lineRule="auto"/>
              <w:jc w:val="right"/>
              <w:rPr>
                <w:rFonts w:ascii="Arial" w:hAnsi="Arial" w:cs="Arial"/>
                <w:sz w:val="16"/>
                <w:szCs w:val="16"/>
              </w:rPr>
            </w:pPr>
            <w:r>
              <w:rPr>
                <w:rFonts w:ascii="Arial" w:hAnsi="Arial" w:cs="Arial"/>
                <w:sz w:val="16"/>
                <w:szCs w:val="16"/>
              </w:rPr>
              <w:t>7,755.15</w:t>
            </w:r>
          </w:p>
        </w:tc>
        <w:tc>
          <w:tcPr>
            <w:tcW w:w="0" w:type="auto"/>
            <w:tcBorders>
              <w:right w:val="single" w:color="000000" w:sz="6" w:space="0"/>
            </w:tcBorders>
            <w:shd w:val="clear" w:color="auto" w:fill="FFFFFF"/>
            <w:vAlign w:val="center"/>
            <w:hideMark/>
          </w:tcPr>
          <w:p w:rsidR="00241D2D" w:rsidP="00B812B4" w:rsidRDefault="00241D2D" w14:paraId="5673185E" w14:textId="77777777">
            <w:pPr>
              <w:spacing w:line="240" w:lineRule="auto"/>
              <w:jc w:val="right"/>
              <w:rPr>
                <w:rFonts w:ascii="Arial" w:hAnsi="Arial" w:cs="Arial"/>
                <w:sz w:val="16"/>
                <w:szCs w:val="16"/>
              </w:rPr>
            </w:pPr>
            <w:r>
              <w:rPr>
                <w:rFonts w:ascii="Arial" w:hAnsi="Arial" w:cs="Arial"/>
                <w:sz w:val="16"/>
                <w:szCs w:val="16"/>
              </w:rPr>
              <w:t>4,297.79</w:t>
            </w:r>
          </w:p>
        </w:tc>
        <w:tc>
          <w:tcPr>
            <w:tcW w:w="0" w:type="auto"/>
            <w:shd w:val="clear" w:color="auto" w:fill="FFFFFF"/>
            <w:vAlign w:val="center"/>
            <w:hideMark/>
          </w:tcPr>
          <w:p w:rsidR="00241D2D" w:rsidP="00B812B4" w:rsidRDefault="00241D2D" w14:paraId="187AA2BF" w14:textId="77777777">
            <w:pPr>
              <w:spacing w:line="240" w:lineRule="auto"/>
              <w:jc w:val="right"/>
              <w:rPr>
                <w:rFonts w:ascii="Arial" w:hAnsi="Arial" w:cs="Arial"/>
                <w:sz w:val="16"/>
                <w:szCs w:val="16"/>
              </w:rPr>
            </w:pPr>
            <w:r>
              <w:rPr>
                <w:rFonts w:ascii="Arial" w:hAnsi="Arial" w:cs="Arial"/>
                <w:sz w:val="16"/>
                <w:szCs w:val="16"/>
              </w:rPr>
              <w:t>408,906</w:t>
            </w:r>
          </w:p>
        </w:tc>
      </w:tr>
      <w:tr w:rsidR="00241D2D" w:rsidTr="00B812B4" w14:paraId="2220134B" w14:textId="77777777">
        <w:trPr>
          <w:tblCellSpacing w:w="15" w:type="dxa"/>
        </w:trPr>
        <w:tc>
          <w:tcPr>
            <w:tcW w:w="0" w:type="auto"/>
            <w:shd w:val="clear" w:color="auto" w:fill="FFFFCC"/>
            <w:vAlign w:val="center"/>
            <w:hideMark/>
          </w:tcPr>
          <w:p w:rsidR="00241D2D" w:rsidP="00B812B4" w:rsidRDefault="00241D2D" w14:paraId="3946FAC7" w14:textId="77777777">
            <w:pPr>
              <w:spacing w:line="240" w:lineRule="auto"/>
              <w:rPr>
                <w:rFonts w:ascii="Arial" w:hAnsi="Arial" w:cs="Arial"/>
                <w:sz w:val="16"/>
                <w:szCs w:val="16"/>
              </w:rPr>
            </w:pPr>
            <w:r>
              <w:rPr>
                <w:rFonts w:ascii="Arial" w:hAnsi="Arial" w:cs="Arial"/>
                <w:sz w:val="16"/>
                <w:szCs w:val="16"/>
              </w:rPr>
              <w:t>ASM</w:t>
            </w:r>
          </w:p>
        </w:tc>
        <w:tc>
          <w:tcPr>
            <w:tcW w:w="0" w:type="auto"/>
            <w:shd w:val="clear" w:color="auto" w:fill="FFFFCC"/>
            <w:vAlign w:val="center"/>
            <w:hideMark/>
          </w:tcPr>
          <w:p w:rsidR="00241D2D" w:rsidP="00B812B4" w:rsidRDefault="00241D2D" w14:paraId="730F7523" w14:textId="77777777">
            <w:pPr>
              <w:spacing w:line="240" w:lineRule="auto"/>
              <w:jc w:val="right"/>
              <w:rPr>
                <w:rFonts w:ascii="Arial" w:hAnsi="Arial" w:cs="Arial"/>
                <w:sz w:val="16"/>
                <w:szCs w:val="16"/>
              </w:rPr>
            </w:pPr>
            <w:r>
              <w:rPr>
                <w:rFonts w:ascii="Arial" w:hAnsi="Arial" w:cs="Arial"/>
                <w:sz w:val="16"/>
                <w:szCs w:val="16"/>
              </w:rPr>
              <w:t>1</w:t>
            </w:r>
          </w:p>
        </w:tc>
        <w:tc>
          <w:tcPr>
            <w:tcW w:w="0" w:type="auto"/>
            <w:tcBorders>
              <w:right w:val="single" w:color="000000" w:sz="6" w:space="0"/>
            </w:tcBorders>
            <w:shd w:val="clear" w:color="auto" w:fill="FFFFCC"/>
            <w:vAlign w:val="center"/>
            <w:hideMark/>
          </w:tcPr>
          <w:p w:rsidR="00241D2D" w:rsidP="00B812B4" w:rsidRDefault="00241D2D" w14:paraId="330DBF8B" w14:textId="77777777">
            <w:pPr>
              <w:spacing w:line="240" w:lineRule="auto"/>
              <w:jc w:val="right"/>
              <w:rPr>
                <w:rFonts w:ascii="Arial" w:hAnsi="Arial" w:cs="Arial"/>
                <w:sz w:val="16"/>
                <w:szCs w:val="16"/>
              </w:rPr>
            </w:pPr>
            <w:r>
              <w:rPr>
                <w:rFonts w:ascii="Arial" w:hAnsi="Arial" w:cs="Arial"/>
                <w:sz w:val="16"/>
                <w:szCs w:val="16"/>
              </w:rPr>
              <w:t>0.04</w:t>
            </w:r>
          </w:p>
        </w:tc>
        <w:tc>
          <w:tcPr>
            <w:tcW w:w="0" w:type="auto"/>
            <w:shd w:val="clear" w:color="auto" w:fill="FFFFCC"/>
            <w:vAlign w:val="center"/>
            <w:hideMark/>
          </w:tcPr>
          <w:p w:rsidR="00241D2D" w:rsidP="00B812B4" w:rsidRDefault="00241D2D" w14:paraId="317A0CD7" w14:textId="77777777">
            <w:pPr>
              <w:spacing w:line="240" w:lineRule="auto"/>
              <w:jc w:val="right"/>
              <w:rPr>
                <w:rFonts w:ascii="Arial" w:hAnsi="Arial" w:cs="Arial"/>
                <w:sz w:val="16"/>
                <w:szCs w:val="16"/>
              </w:rPr>
            </w:pPr>
            <w:r>
              <w:rPr>
                <w:rFonts w:ascii="Arial" w:hAnsi="Arial" w:cs="Arial"/>
                <w:sz w:val="16"/>
                <w:szCs w:val="16"/>
              </w:rPr>
              <w:t>10,306.00</w:t>
            </w:r>
          </w:p>
        </w:tc>
        <w:tc>
          <w:tcPr>
            <w:tcW w:w="0" w:type="auto"/>
            <w:tcBorders>
              <w:right w:val="single" w:color="000000" w:sz="6" w:space="0"/>
            </w:tcBorders>
            <w:shd w:val="clear" w:color="auto" w:fill="FFFFCC"/>
            <w:vAlign w:val="center"/>
            <w:hideMark/>
          </w:tcPr>
          <w:p w:rsidR="00241D2D" w:rsidP="00B812B4" w:rsidRDefault="00241D2D" w14:paraId="324B69AD" w14:textId="77777777">
            <w:pPr>
              <w:spacing w:line="240" w:lineRule="auto"/>
              <w:jc w:val="right"/>
              <w:rPr>
                <w:rFonts w:ascii="Arial" w:hAnsi="Arial" w:cs="Arial"/>
                <w:sz w:val="16"/>
                <w:szCs w:val="16"/>
              </w:rPr>
            </w:pPr>
            <w:r>
              <w:rPr>
                <w:rFonts w:ascii="Arial" w:hAnsi="Arial" w:cs="Arial"/>
                <w:sz w:val="16"/>
                <w:szCs w:val="16"/>
              </w:rPr>
              <w:t>9.69</w:t>
            </w:r>
          </w:p>
        </w:tc>
        <w:tc>
          <w:tcPr>
            <w:tcW w:w="0" w:type="auto"/>
            <w:shd w:val="clear" w:color="auto" w:fill="FFFFCC"/>
            <w:vAlign w:val="center"/>
            <w:hideMark/>
          </w:tcPr>
          <w:p w:rsidR="00241D2D" w:rsidP="00B812B4" w:rsidRDefault="00241D2D" w14:paraId="1221D5F6" w14:textId="77777777">
            <w:pPr>
              <w:spacing w:line="240" w:lineRule="auto"/>
              <w:jc w:val="right"/>
              <w:rPr>
                <w:rFonts w:ascii="Arial" w:hAnsi="Arial" w:cs="Arial"/>
                <w:sz w:val="16"/>
                <w:szCs w:val="16"/>
              </w:rPr>
            </w:pPr>
            <w:r>
              <w:rPr>
                <w:rFonts w:ascii="Arial" w:hAnsi="Arial" w:cs="Arial"/>
                <w:sz w:val="16"/>
                <w:szCs w:val="16"/>
              </w:rPr>
              <w:t>1,158.00</w:t>
            </w:r>
          </w:p>
        </w:tc>
        <w:tc>
          <w:tcPr>
            <w:tcW w:w="0" w:type="auto"/>
            <w:tcBorders>
              <w:right w:val="single" w:color="000000" w:sz="6" w:space="0"/>
            </w:tcBorders>
            <w:shd w:val="clear" w:color="auto" w:fill="FFFFCC"/>
            <w:vAlign w:val="center"/>
            <w:hideMark/>
          </w:tcPr>
          <w:p w:rsidR="00241D2D" w:rsidP="00B812B4" w:rsidRDefault="00241D2D" w14:paraId="3719F61D" w14:textId="77777777">
            <w:pPr>
              <w:spacing w:line="240" w:lineRule="auto"/>
              <w:jc w:val="right"/>
              <w:rPr>
                <w:rFonts w:ascii="Arial" w:hAnsi="Arial" w:cs="Arial"/>
                <w:sz w:val="16"/>
                <w:szCs w:val="16"/>
              </w:rPr>
            </w:pPr>
            <w:r>
              <w:rPr>
                <w:rFonts w:ascii="Arial" w:hAnsi="Arial" w:cs="Arial"/>
                <w:sz w:val="16"/>
                <w:szCs w:val="16"/>
              </w:rPr>
              <w:t>9,148.00</w:t>
            </w:r>
          </w:p>
        </w:tc>
        <w:tc>
          <w:tcPr>
            <w:tcW w:w="0" w:type="auto"/>
            <w:shd w:val="clear" w:color="auto" w:fill="FFFFCC"/>
            <w:vAlign w:val="center"/>
            <w:hideMark/>
          </w:tcPr>
          <w:p w:rsidR="00241D2D" w:rsidP="00B812B4" w:rsidRDefault="00241D2D" w14:paraId="7A0395C4" w14:textId="77777777">
            <w:pPr>
              <w:spacing w:line="240" w:lineRule="auto"/>
              <w:jc w:val="right"/>
              <w:rPr>
                <w:rFonts w:ascii="Arial" w:hAnsi="Arial" w:cs="Arial"/>
                <w:sz w:val="16"/>
                <w:szCs w:val="16"/>
              </w:rPr>
            </w:pPr>
            <w:r>
              <w:rPr>
                <w:rFonts w:ascii="Arial" w:hAnsi="Arial" w:cs="Arial"/>
                <w:sz w:val="16"/>
                <w:szCs w:val="16"/>
              </w:rPr>
              <w:t>325,132</w:t>
            </w:r>
          </w:p>
        </w:tc>
      </w:tr>
      <w:tr w:rsidR="00241D2D" w:rsidTr="00B812B4" w14:paraId="3294454F" w14:textId="77777777">
        <w:trPr>
          <w:tblCellSpacing w:w="15" w:type="dxa"/>
        </w:trPr>
        <w:tc>
          <w:tcPr>
            <w:tcW w:w="0" w:type="auto"/>
            <w:shd w:val="clear" w:color="auto" w:fill="FFFFFF"/>
            <w:vAlign w:val="center"/>
            <w:hideMark/>
          </w:tcPr>
          <w:p w:rsidR="00241D2D" w:rsidP="00B812B4" w:rsidRDefault="00241D2D" w14:paraId="4390F997" w14:textId="424C2845">
            <w:pPr>
              <w:spacing w:line="240" w:lineRule="auto"/>
              <w:rPr>
                <w:rFonts w:ascii="Arial" w:hAnsi="Arial" w:cs="Arial"/>
                <w:sz w:val="16"/>
                <w:szCs w:val="16"/>
              </w:rPr>
            </w:pPr>
            <w:r>
              <w:rPr>
                <w:rFonts w:ascii="Arial" w:hAnsi="Arial" w:cs="Arial"/>
                <w:sz w:val="16"/>
                <w:szCs w:val="16"/>
              </w:rPr>
              <w:t>OPS1</w:t>
            </w:r>
          </w:p>
        </w:tc>
        <w:tc>
          <w:tcPr>
            <w:tcW w:w="0" w:type="auto"/>
            <w:shd w:val="clear" w:color="auto" w:fill="FFFFFF"/>
            <w:vAlign w:val="center"/>
            <w:hideMark/>
          </w:tcPr>
          <w:p w:rsidR="00241D2D" w:rsidP="00B812B4" w:rsidRDefault="006C188A" w14:paraId="2BC3EB6D" w14:textId="776F114B">
            <w:pPr>
              <w:spacing w:line="240" w:lineRule="auto"/>
              <w:jc w:val="right"/>
              <w:rPr>
                <w:rFonts w:ascii="Arial" w:hAnsi="Arial" w:cs="Arial"/>
                <w:sz w:val="16"/>
                <w:szCs w:val="16"/>
              </w:rPr>
            </w:pPr>
            <w:r>
              <w:rPr>
                <w:rFonts w:ascii="Arial" w:hAnsi="Arial" w:cs="Arial"/>
                <w:sz w:val="16"/>
                <w:szCs w:val="16"/>
              </w:rPr>
              <w:t>2863543</w:t>
            </w:r>
            <w:r w:rsidR="00241D2D">
              <w:rPr>
                <w:rFonts w:ascii="Arial" w:hAnsi="Arial" w:cs="Arial"/>
                <w:sz w:val="16"/>
                <w:szCs w:val="16"/>
              </w:rPr>
              <w:t>564</w:t>
            </w:r>
          </w:p>
        </w:tc>
        <w:tc>
          <w:tcPr>
            <w:tcW w:w="0" w:type="auto"/>
            <w:tcBorders>
              <w:right w:val="single" w:color="000000" w:sz="6" w:space="0"/>
            </w:tcBorders>
            <w:shd w:val="clear" w:color="auto" w:fill="FFFFFF"/>
            <w:vAlign w:val="center"/>
            <w:hideMark/>
          </w:tcPr>
          <w:p w:rsidR="00241D2D" w:rsidP="00B812B4" w:rsidRDefault="00241D2D" w14:paraId="162B78B6" w14:textId="77777777">
            <w:pPr>
              <w:spacing w:line="240" w:lineRule="auto"/>
              <w:jc w:val="right"/>
              <w:rPr>
                <w:rFonts w:ascii="Arial" w:hAnsi="Arial" w:cs="Arial"/>
                <w:sz w:val="16"/>
                <w:szCs w:val="16"/>
              </w:rPr>
            </w:pPr>
            <w:r>
              <w:rPr>
                <w:rFonts w:ascii="Arial" w:hAnsi="Arial" w:cs="Arial"/>
                <w:sz w:val="16"/>
                <w:szCs w:val="16"/>
              </w:rPr>
              <w:t>0.02</w:t>
            </w:r>
          </w:p>
        </w:tc>
        <w:tc>
          <w:tcPr>
            <w:tcW w:w="0" w:type="auto"/>
            <w:shd w:val="clear" w:color="auto" w:fill="FFFFFF"/>
            <w:vAlign w:val="center"/>
            <w:hideMark/>
          </w:tcPr>
          <w:p w:rsidR="00241D2D" w:rsidP="00B812B4" w:rsidRDefault="00241D2D" w14:paraId="1CC295DE" w14:textId="77777777">
            <w:pPr>
              <w:spacing w:line="240" w:lineRule="auto"/>
              <w:jc w:val="right"/>
              <w:rPr>
                <w:rFonts w:ascii="Arial" w:hAnsi="Arial" w:cs="Arial"/>
                <w:sz w:val="16"/>
                <w:szCs w:val="16"/>
              </w:rPr>
            </w:pPr>
            <w:r>
              <w:rPr>
                <w:rFonts w:ascii="Arial" w:hAnsi="Arial" w:cs="Arial"/>
                <w:sz w:val="16"/>
                <w:szCs w:val="16"/>
              </w:rPr>
              <w:t>5,614.00</w:t>
            </w:r>
          </w:p>
        </w:tc>
        <w:tc>
          <w:tcPr>
            <w:tcW w:w="0" w:type="auto"/>
            <w:tcBorders>
              <w:right w:val="single" w:color="000000" w:sz="6" w:space="0"/>
            </w:tcBorders>
            <w:shd w:val="clear" w:color="auto" w:fill="FFFFFF"/>
            <w:vAlign w:val="center"/>
            <w:hideMark/>
          </w:tcPr>
          <w:p w:rsidR="00241D2D" w:rsidP="00B812B4" w:rsidRDefault="00241D2D" w14:paraId="6FFC1E84" w14:textId="77777777">
            <w:pPr>
              <w:spacing w:line="240" w:lineRule="auto"/>
              <w:jc w:val="right"/>
              <w:rPr>
                <w:rFonts w:ascii="Arial" w:hAnsi="Arial" w:cs="Arial"/>
                <w:sz w:val="16"/>
                <w:szCs w:val="16"/>
              </w:rPr>
            </w:pPr>
            <w:r>
              <w:rPr>
                <w:rFonts w:ascii="Arial" w:hAnsi="Arial" w:cs="Arial"/>
                <w:sz w:val="16"/>
                <w:szCs w:val="16"/>
              </w:rPr>
              <w:t>5.28</w:t>
            </w:r>
          </w:p>
        </w:tc>
        <w:tc>
          <w:tcPr>
            <w:tcW w:w="0" w:type="auto"/>
            <w:shd w:val="clear" w:color="auto" w:fill="FFFFFF"/>
            <w:vAlign w:val="center"/>
            <w:hideMark/>
          </w:tcPr>
          <w:p w:rsidR="00241D2D" w:rsidP="00B812B4" w:rsidRDefault="00241D2D" w14:paraId="362BA8FC" w14:textId="77777777">
            <w:pPr>
              <w:spacing w:line="240" w:lineRule="auto"/>
              <w:jc w:val="right"/>
              <w:rPr>
                <w:rFonts w:ascii="Arial" w:hAnsi="Arial" w:cs="Arial"/>
                <w:sz w:val="16"/>
                <w:szCs w:val="16"/>
              </w:rPr>
            </w:pPr>
            <w:r>
              <w:rPr>
                <w:rFonts w:ascii="Arial" w:hAnsi="Arial" w:cs="Arial"/>
                <w:sz w:val="16"/>
                <w:szCs w:val="16"/>
              </w:rPr>
              <w:t>2,919.69</w:t>
            </w:r>
          </w:p>
        </w:tc>
        <w:tc>
          <w:tcPr>
            <w:tcW w:w="0" w:type="auto"/>
            <w:tcBorders>
              <w:right w:val="single" w:color="000000" w:sz="6" w:space="0"/>
            </w:tcBorders>
            <w:shd w:val="clear" w:color="auto" w:fill="FFFFFF"/>
            <w:vAlign w:val="center"/>
            <w:hideMark/>
          </w:tcPr>
          <w:p w:rsidR="00241D2D" w:rsidP="00B812B4" w:rsidRDefault="00241D2D" w14:paraId="43FEAF47" w14:textId="77777777">
            <w:pPr>
              <w:spacing w:line="240" w:lineRule="auto"/>
              <w:jc w:val="right"/>
              <w:rPr>
                <w:rFonts w:ascii="Arial" w:hAnsi="Arial" w:cs="Arial"/>
                <w:sz w:val="16"/>
                <w:szCs w:val="16"/>
              </w:rPr>
            </w:pPr>
            <w:r>
              <w:rPr>
                <w:rFonts w:ascii="Arial" w:hAnsi="Arial" w:cs="Arial"/>
                <w:sz w:val="16"/>
                <w:szCs w:val="16"/>
              </w:rPr>
              <w:t>2,694.31</w:t>
            </w:r>
          </w:p>
        </w:tc>
        <w:tc>
          <w:tcPr>
            <w:tcW w:w="0" w:type="auto"/>
            <w:shd w:val="clear" w:color="auto" w:fill="FFFFFF"/>
            <w:vAlign w:val="center"/>
            <w:hideMark/>
          </w:tcPr>
          <w:p w:rsidR="00241D2D" w:rsidP="00B812B4" w:rsidRDefault="00241D2D" w14:paraId="1C970791" w14:textId="77777777">
            <w:pPr>
              <w:spacing w:line="240" w:lineRule="auto"/>
              <w:jc w:val="right"/>
              <w:rPr>
                <w:rFonts w:ascii="Arial" w:hAnsi="Arial" w:cs="Arial"/>
                <w:sz w:val="16"/>
                <w:szCs w:val="16"/>
              </w:rPr>
            </w:pPr>
            <w:r>
              <w:rPr>
                <w:rFonts w:ascii="Arial" w:hAnsi="Arial" w:cs="Arial"/>
                <w:sz w:val="16"/>
                <w:szCs w:val="16"/>
              </w:rPr>
              <w:t>75,464</w:t>
            </w:r>
          </w:p>
        </w:tc>
      </w:tr>
    </w:tbl>
    <w:bookmarkEnd w:id="287"/>
    <w:p w:rsidRPr="008E44F2" w:rsidR="00891D70" w:rsidP="00524351" w:rsidRDefault="008E44F2" w14:paraId="4CB3291D" w14:textId="2583EAEC">
      <w:pPr>
        <w:pStyle w:val="BodyText"/>
        <w:rPr>
          <w:rStyle w:val="IntenseEmphasis"/>
          <w:rPrChange w:author="Kellyn Gorman" w:date="2023-03-28T15:15:00Z" w:id="307">
            <w:rPr/>
          </w:rPrChange>
        </w:rPr>
      </w:pPr>
      <w:ins w:author="Kellyn Gorman" w:date="2023-03-28T15:15:00Z" w:id="308">
        <w:r w:rsidRPr="008E44F2">
          <w:rPr>
            <w:rStyle w:val="IntenseEmphasis"/>
            <w:rPrChange w:author="Kellyn Gorman" w:date="2023-03-28T15:15:00Z" w:id="309">
              <w:rPr/>
            </w:rPrChange>
          </w:rPr>
          <w:t>Output from an AWR Top Database by IO Throughput in Exadata</w:t>
        </w:r>
      </w:ins>
    </w:p>
    <w:p w:rsidR="003F6D5D" w:rsidP="00524351" w:rsidRDefault="00C5796C" w14:paraId="18B1F575" w14:textId="40D7B8FF">
      <w:pPr>
        <w:pStyle w:val="BodyText"/>
      </w:pPr>
      <w:r>
        <w:t>Notice with the table above from an example AWR Exadata IO by Database throughput</w:t>
      </w:r>
      <w:r w:rsidR="00F53AD2">
        <w:t xml:space="preserve">, that it’s </w:t>
      </w:r>
      <w:r w:rsidR="00333C8F">
        <w:t>obvious</w:t>
      </w:r>
      <w:r w:rsidR="00F53AD2">
        <w:t xml:space="preserve"> that the DB2 is the database that </w:t>
      </w:r>
      <w:r w:rsidR="00333C8F">
        <w:t>consumes</w:t>
      </w:r>
      <w:r w:rsidR="00F53AD2">
        <w:t xml:space="preserve"> the largest percentage of Exadata resources.  </w:t>
      </w:r>
      <w:r w:rsidR="0004180E">
        <w:t xml:space="preserve">Upon closer inspection, it will be found that </w:t>
      </w:r>
      <w:r w:rsidR="00333C8F">
        <w:t>most of the</w:t>
      </w:r>
      <w:r w:rsidR="0004180E">
        <w:t xml:space="preserve"> offloading, flash cache flash logging and storage index usage is consumed by the DB2 database, too.  </w:t>
      </w:r>
      <w:r w:rsidR="005E7CBC">
        <w:t xml:space="preserve">Inspecting the average throughput requirements, the rest of the databases will be much simpler to </w:t>
      </w:r>
      <w:del w:author="Kellyn Gorman" w:date="2023-03-28T15:01:00Z" w:id="310">
        <w:r w:rsidDel="0083596D" w:rsidR="005E7CBC">
          <w:delText>migrated</w:delText>
        </w:r>
      </w:del>
      <w:ins w:author="Kellyn Gorman" w:date="2023-03-28T15:01:00Z" w:id="311">
        <w:r w:rsidR="0083596D">
          <w:t>migrate</w:t>
        </w:r>
      </w:ins>
      <w:r w:rsidR="005E7CBC">
        <w:t xml:space="preserve">, but the DB2 will take an </w:t>
      </w:r>
      <w:r w:rsidR="00333C8F">
        <w:t>expert’s</w:t>
      </w:r>
      <w:r w:rsidR="005E7CBC">
        <w:t xml:space="preserve"> </w:t>
      </w:r>
      <w:r w:rsidR="00333C8F">
        <w:t>assessment and investment, demonstrating how different a workload can be running on an Exadata.</w:t>
      </w:r>
    </w:p>
    <w:p w:rsidR="009B0355" w:rsidP="00677525" w:rsidRDefault="009B0355" w14:paraId="121A1926" w14:textId="77777777">
      <w:pPr>
        <w:spacing w:after="199"/>
      </w:pPr>
    </w:p>
    <w:p w:rsidR="003F57C4" w:rsidP="0068236B" w:rsidRDefault="003F57C4" w14:paraId="4519D025" w14:textId="6C1FAFB8">
      <w:pPr>
        <w:pStyle w:val="Heading1"/>
      </w:pPr>
      <w:bookmarkStart w:name="_Toc130909073" w:id="312"/>
      <w:bookmarkStart w:name="_Toc1805448895" w:id="1138699507"/>
      <w:r w:rsidR="003F57C4">
        <w:rPr/>
        <w:t>Licensing</w:t>
      </w:r>
      <w:r w:rsidR="003D058F">
        <w:rPr/>
        <w:t xml:space="preserve"> and End-of-Life</w:t>
      </w:r>
      <w:bookmarkEnd w:id="312"/>
      <w:bookmarkEnd w:id="1138699507"/>
      <w:r w:rsidR="003F57C4">
        <w:rPr/>
        <w:t xml:space="preserve"> </w:t>
      </w:r>
    </w:p>
    <w:p w:rsidR="003F57C4" w:rsidP="003F57C4" w:rsidRDefault="003F57C4" w14:paraId="0A52F07D" w14:textId="77777777">
      <w:pPr>
        <w:spacing w:after="0"/>
      </w:pPr>
      <w:r>
        <w:t>Oracle Exadata many times doesn</w:t>
      </w:r>
      <w:r>
        <w:rPr>
          <w:rFonts w:ascii="Calibri" w:hAnsi="Calibri" w:eastAsia="Calibri" w:cs="Calibri"/>
        </w:rPr>
        <w:t>’</w:t>
      </w:r>
      <w:r>
        <w:t xml:space="preserve">t just include bundled licensing for the database, but also for partitioning, management packs and even the operating system that runs on the database and cell nodes.  The licensing negotiation to purchase the licensing required to run the migrated Oracle databases in Azure is often stated to be the most difficult part of the project.   </w:t>
      </w:r>
    </w:p>
    <w:p w:rsidR="003F57C4" w:rsidP="003F57C4" w:rsidRDefault="003F57C4" w14:paraId="2AE0A51B" w14:textId="77777777">
      <w:r>
        <w:t xml:space="preserve">Tips for Success: </w:t>
      </w:r>
    </w:p>
    <w:p w:rsidR="003F57C4" w:rsidP="003F57C4" w:rsidRDefault="003F57C4" w14:paraId="072AD168" w14:textId="77777777">
      <w:pPr>
        <w:numPr>
          <w:ilvl w:val="0"/>
          <w:numId w:val="4"/>
        </w:numPr>
        <w:spacing w:after="32" w:line="258" w:lineRule="auto"/>
        <w:ind w:right="36" w:hanging="360"/>
      </w:pPr>
      <w:r>
        <w:t xml:space="preserve">Have a dedicated, </w:t>
      </w:r>
      <w:hyperlink r:id="rId82">
        <w:r w:rsidRPr="78B83276">
          <w:rPr>
            <w:color w:val="0563C1"/>
            <w:u w:val="single"/>
          </w:rPr>
          <w:t>knowledgeable</w:t>
        </w:r>
      </w:hyperlink>
      <w:hyperlink r:id="rId83">
        <w:r w:rsidRPr="78B83276">
          <w:rPr>
            <w:color w:val="0563C1"/>
            <w:u w:val="single"/>
          </w:rPr>
          <w:t xml:space="preserve"> </w:t>
        </w:r>
      </w:hyperlink>
      <w:hyperlink r:id="rId84">
        <w:r w:rsidRPr="78B83276">
          <w:rPr>
            <w:color w:val="0563C1"/>
            <w:u w:val="single"/>
          </w:rPr>
          <w:t>individual over the licensing</w:t>
        </w:r>
      </w:hyperlink>
      <w:hyperlink r:id="rId85">
        <w:r>
          <w:t xml:space="preserve"> </w:t>
        </w:r>
      </w:hyperlink>
      <w:r>
        <w:t xml:space="preserve">negotiation with Oracle. </w:t>
      </w:r>
    </w:p>
    <w:p w:rsidR="003F57C4" w:rsidP="003F57C4" w:rsidRDefault="003F57C4" w14:paraId="10B03908" w14:textId="77777777">
      <w:pPr>
        <w:numPr>
          <w:ilvl w:val="0"/>
          <w:numId w:val="4"/>
        </w:numPr>
        <w:spacing w:after="32" w:line="258" w:lineRule="auto"/>
        <w:ind w:right="36" w:hanging="360"/>
      </w:pPr>
      <w:r>
        <w:t xml:space="preserve">Licensing is much cheaper when </w:t>
      </w:r>
      <w:hyperlink r:id="rId86">
        <w:r>
          <w:rPr>
            <w:color w:val="0563C1"/>
            <w:u w:val="single" w:color="0563C1"/>
          </w:rPr>
          <w:t>purchased through Oracle</w:t>
        </w:r>
      </w:hyperlink>
      <w:hyperlink r:id="rId87">
        <w:r>
          <w:t xml:space="preserve"> </w:t>
        </w:r>
      </w:hyperlink>
      <w:r>
        <w:t xml:space="preserve">vs. a licensing vendor, but it will be a negotiation. </w:t>
      </w:r>
    </w:p>
    <w:p w:rsidR="003F57C4" w:rsidP="003F57C4" w:rsidRDefault="003F57C4" w14:paraId="5388AEDD" w14:textId="77777777">
      <w:pPr>
        <w:numPr>
          <w:ilvl w:val="0"/>
          <w:numId w:val="4"/>
        </w:numPr>
        <w:spacing w:after="32" w:line="258" w:lineRule="auto"/>
        <w:ind w:right="36" w:hanging="360"/>
      </w:pPr>
      <w:r>
        <w:t xml:space="preserve">Already identify what you currently have licensed as part of the Exadata, including: </w:t>
      </w:r>
    </w:p>
    <w:p w:rsidR="003F57C4" w:rsidP="003F57C4" w:rsidRDefault="003F57C4" w14:paraId="3DA92EA6" w14:textId="77777777">
      <w:pPr>
        <w:numPr>
          <w:ilvl w:val="1"/>
          <w:numId w:val="4"/>
        </w:numPr>
        <w:spacing w:after="32" w:line="258" w:lineRule="auto"/>
        <w:ind w:right="36" w:hanging="360"/>
      </w:pPr>
      <w:r>
        <w:t xml:space="preserve">Operating System Licenses </w:t>
      </w:r>
    </w:p>
    <w:p w:rsidR="003F57C4" w:rsidP="003F57C4" w:rsidRDefault="003F57C4" w14:paraId="1E6F7265" w14:textId="77777777">
      <w:pPr>
        <w:numPr>
          <w:ilvl w:val="1"/>
          <w:numId w:val="4"/>
        </w:numPr>
        <w:spacing w:after="32" w:line="258" w:lineRule="auto"/>
        <w:ind w:right="36" w:hanging="360"/>
      </w:pPr>
      <w:r>
        <w:t xml:space="preserve">Database Licenses, both standard and enterprise edition </w:t>
      </w:r>
    </w:p>
    <w:p w:rsidR="003F57C4" w:rsidP="003F57C4" w:rsidRDefault="003F57C4" w14:paraId="3484493C" w14:textId="77777777">
      <w:pPr>
        <w:numPr>
          <w:ilvl w:val="1"/>
          <w:numId w:val="4"/>
        </w:numPr>
        <w:spacing w:after="32" w:line="258" w:lineRule="auto"/>
        <w:ind w:right="36" w:hanging="360"/>
      </w:pPr>
      <w:r>
        <w:t xml:space="preserve">Know what database come with their own limited EE licenses for repository databases, such as Oracle Enterprise Manager, RMAN, etc. </w:t>
      </w:r>
    </w:p>
    <w:p w:rsidR="003F57C4" w:rsidP="003F57C4" w:rsidRDefault="003F57C4" w14:paraId="51FA53A5" w14:textId="77777777">
      <w:pPr>
        <w:numPr>
          <w:ilvl w:val="1"/>
          <w:numId w:val="4"/>
        </w:numPr>
        <w:spacing w:after="32" w:line="258" w:lineRule="auto"/>
        <w:ind w:right="36" w:hanging="360"/>
      </w:pPr>
      <w:r>
        <w:t xml:space="preserve">Know what management packs you are using, (tuning, diagnostic, cloud, and lifecycle management) and what you may not need. </w:t>
      </w:r>
    </w:p>
    <w:p w:rsidR="003F57C4" w:rsidP="003F57C4" w:rsidRDefault="003F57C4" w14:paraId="0B67BA69" w14:textId="77777777">
      <w:pPr>
        <w:numPr>
          <w:ilvl w:val="1"/>
          <w:numId w:val="4"/>
        </w:numPr>
        <w:spacing w:after="32" w:line="258" w:lineRule="auto"/>
        <w:ind w:right="36" w:hanging="360"/>
      </w:pPr>
      <w:r>
        <w:t xml:space="preserve">Trade in expensive licensing for RAC towards ones that are useful, such as Oracle Active Dataguard, lifecycle management pack and partition or advanced compression. </w:t>
      </w:r>
    </w:p>
    <w:p w:rsidR="003F57C4" w:rsidP="003F57C4" w:rsidRDefault="003F57C4" w14:paraId="2566FCFA" w14:textId="77777777">
      <w:pPr>
        <w:numPr>
          <w:ilvl w:val="0"/>
          <w:numId w:val="4"/>
        </w:numPr>
        <w:spacing w:after="161" w:line="258" w:lineRule="auto"/>
        <w:ind w:right="36" w:hanging="360"/>
      </w:pPr>
      <w:r>
        <w:t>If Oracle states that they don</w:t>
      </w:r>
      <w:r>
        <w:rPr>
          <w:rFonts w:ascii="Calibri" w:hAnsi="Calibri" w:eastAsia="Calibri" w:cs="Calibri"/>
        </w:rPr>
        <w:t>’</w:t>
      </w:r>
      <w:r>
        <w:t xml:space="preserve">t support a product in a third-party cloud, such as E-business suite, consider asking for a one-off support license.  This has been accomplished by other customers. </w:t>
      </w:r>
    </w:p>
    <w:p w:rsidR="003D058F" w:rsidP="003D058F" w:rsidRDefault="003F57C4" w14:paraId="79071CA0" w14:textId="77777777">
      <w:pPr>
        <w:pStyle w:val="Heading1"/>
      </w:pPr>
      <w:r w:rsidR="003F57C4">
        <w:rPr/>
        <w:t xml:space="preserve"> </w:t>
      </w:r>
      <w:bookmarkStart w:name="_Toc130909074" w:id="313"/>
      <w:bookmarkStart w:name="_Toc116692574" w:id="358004641"/>
      <w:r w:rsidR="003D058F">
        <w:rPr/>
        <w:t>ORACLE EXADATA END-OF-LIFE: BY APPLIANCE GENERATION</w:t>
      </w:r>
      <w:bookmarkEnd w:id="313"/>
      <w:bookmarkEnd w:id="358004641"/>
    </w:p>
    <w:tbl>
      <w:tblPr>
        <w:tblW w:w="4175" w:type="pct"/>
        <w:tblBorders>
          <w:top w:val="single" w:color="99ACC2" w:sz="6" w:space="0"/>
          <w:left w:val="single" w:color="99ACC2" w:sz="6" w:space="0"/>
          <w:bottom w:val="single" w:color="99ACC2" w:sz="6" w:space="0"/>
          <w:right w:val="single" w:color="99ACC2" w:sz="6" w:space="0"/>
        </w:tblBorders>
        <w:tblCellMar>
          <w:left w:w="0" w:type="dxa"/>
          <w:right w:w="0" w:type="dxa"/>
        </w:tblCellMar>
        <w:tblLook w:val="04A0" w:firstRow="1" w:lastRow="0" w:firstColumn="1" w:lastColumn="0" w:noHBand="0" w:noVBand="1"/>
      </w:tblPr>
      <w:tblGrid>
        <w:gridCol w:w="2994"/>
        <w:gridCol w:w="2390"/>
        <w:gridCol w:w="2532"/>
      </w:tblGrid>
      <w:tr w:rsidR="003D058F" w:rsidTr="001E564A" w14:paraId="7A606016"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095BAD" w:rsidR="003D058F" w:rsidP="001E564A" w:rsidRDefault="003D058F" w14:paraId="20E22235" w14:textId="77777777">
            <w:pPr>
              <w:jc w:val="center"/>
              <w:rPr>
                <w:rFonts w:ascii="Times New Roman" w:hAnsi="Times New Roman"/>
                <w:b/>
                <w:bCs/>
              </w:rPr>
            </w:pPr>
            <w:r w:rsidRPr="00095BAD">
              <w:rPr>
                <w:b/>
                <w:bCs/>
              </w:rPr>
              <w:t>Exadata appliance generation</w:t>
            </w:r>
          </w:p>
        </w:tc>
        <w:tc>
          <w:tcPr>
            <w:tcW w:w="2242"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095BAD" w:rsidR="003D058F" w:rsidP="001E564A" w:rsidRDefault="003D058F" w14:paraId="1E471D4E" w14:textId="77777777">
            <w:pPr>
              <w:jc w:val="center"/>
              <w:rPr>
                <w:b/>
                <w:bCs/>
              </w:rPr>
            </w:pPr>
            <w:r w:rsidRPr="00095BAD">
              <w:rPr>
                <w:b/>
                <w:bCs/>
              </w:rPr>
              <w:t>Last Ship Date (LSD)</w:t>
            </w:r>
          </w:p>
        </w:tc>
        <w:tc>
          <w:tcPr>
            <w:tcW w:w="2375"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095BAD" w:rsidR="003D058F" w:rsidP="001E564A" w:rsidRDefault="003D058F" w14:paraId="293BE8D8" w14:textId="77777777">
            <w:pPr>
              <w:jc w:val="center"/>
              <w:rPr>
                <w:b/>
                <w:bCs/>
              </w:rPr>
            </w:pPr>
            <w:r w:rsidRPr="00095BAD">
              <w:rPr>
                <w:b/>
                <w:bCs/>
              </w:rPr>
              <w:t>Effective end-of-support (EOS) date</w:t>
            </w:r>
          </w:p>
        </w:tc>
      </w:tr>
      <w:tr w:rsidR="003D058F" w:rsidTr="001E564A" w14:paraId="53F31786"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5E531FFB" w14:textId="77777777">
            <w:r w:rsidRPr="004A23B8">
              <w:t>Exadata Database Machine X5-2</w:t>
            </w:r>
          </w:p>
        </w:tc>
        <w:tc>
          <w:tcPr>
            <w:tcW w:w="2242"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35FEC0EB" w14:textId="77777777">
            <w:r w:rsidRPr="004A23B8">
              <w:t>July, 2016</w:t>
            </w:r>
          </w:p>
        </w:tc>
        <w:tc>
          <w:tcPr>
            <w:tcW w:w="2375"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83596D" w:rsidR="003D058F" w:rsidP="001E564A" w:rsidRDefault="003D058F" w14:paraId="093BBDF5" w14:textId="77777777">
            <w:pPr>
              <w:rPr>
                <w:color w:val="FF0000"/>
                <w:rPrChange w:author="Kellyn Gorman" w:date="2023-03-28T15:01:00Z" w:id="314">
                  <w:rPr/>
                </w:rPrChange>
              </w:rPr>
            </w:pPr>
            <w:r w:rsidRPr="0083596D">
              <w:rPr>
                <w:color w:val="FF0000"/>
                <w:rPrChange w:author="Kellyn Gorman" w:date="2023-03-28T15:01:00Z" w:id="315">
                  <w:rPr>
                    <w:color w:val="FF0201"/>
                  </w:rPr>
                </w:rPrChange>
              </w:rPr>
              <w:t>July, 2021</w:t>
            </w:r>
          </w:p>
        </w:tc>
      </w:tr>
      <w:tr w:rsidR="003D058F" w:rsidTr="001E564A" w14:paraId="116B210B"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2FDA6060" w14:textId="77777777">
            <w:r w:rsidRPr="004A23B8">
              <w:t>Exadata Database Machine X5-8</w:t>
            </w:r>
          </w:p>
        </w:tc>
        <w:tc>
          <w:tcPr>
            <w:tcW w:w="2242"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67AFFD8B" w14:textId="77777777">
            <w:r w:rsidRPr="004A23B8">
              <w:t>March, 2016</w:t>
            </w:r>
          </w:p>
        </w:tc>
        <w:tc>
          <w:tcPr>
            <w:tcW w:w="2375"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83596D" w:rsidR="003D058F" w:rsidP="001E564A" w:rsidRDefault="003D058F" w14:paraId="659E9FF3" w14:textId="77777777">
            <w:pPr>
              <w:rPr>
                <w:color w:val="FF0000"/>
                <w:rPrChange w:author="Kellyn Gorman" w:date="2023-03-28T15:01:00Z" w:id="316">
                  <w:rPr/>
                </w:rPrChange>
              </w:rPr>
            </w:pPr>
            <w:r w:rsidRPr="0083596D">
              <w:rPr>
                <w:color w:val="FF0000"/>
                <w:rPrChange w:author="Kellyn Gorman" w:date="2023-03-28T15:01:00Z" w:id="317">
                  <w:rPr>
                    <w:color w:val="FF0201"/>
                  </w:rPr>
                </w:rPrChange>
              </w:rPr>
              <w:t>March, 2021</w:t>
            </w:r>
          </w:p>
        </w:tc>
      </w:tr>
      <w:tr w:rsidR="003D058F" w:rsidTr="001E564A" w14:paraId="20B54604"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55DF6ED3" w14:textId="77777777">
            <w:r w:rsidRPr="004A23B8">
              <w:t>Exadata Database Machine X6-2</w:t>
            </w:r>
          </w:p>
        </w:tc>
        <w:tc>
          <w:tcPr>
            <w:tcW w:w="2242"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77AB6798" w14:textId="77777777">
            <w:r w:rsidRPr="004A23B8">
              <w:t>November, 2017</w:t>
            </w:r>
          </w:p>
        </w:tc>
        <w:tc>
          <w:tcPr>
            <w:tcW w:w="2375"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83596D" w:rsidR="003D058F" w:rsidP="001E564A" w:rsidRDefault="003D058F" w14:paraId="05B23559" w14:textId="77777777">
            <w:pPr>
              <w:rPr>
                <w:color w:val="FF0000"/>
                <w:rPrChange w:author="Kellyn Gorman" w:date="2023-03-28T15:01:00Z" w:id="318">
                  <w:rPr/>
                </w:rPrChange>
              </w:rPr>
            </w:pPr>
            <w:r w:rsidRPr="0083596D">
              <w:rPr>
                <w:color w:val="FF0000"/>
                <w:rPrChange w:author="Kellyn Gorman" w:date="2023-03-28T15:01:00Z" w:id="319">
                  <w:rPr>
                    <w:color w:val="FF9902"/>
                  </w:rPr>
                </w:rPrChange>
              </w:rPr>
              <w:t>November, 2022</w:t>
            </w:r>
          </w:p>
        </w:tc>
      </w:tr>
      <w:tr w:rsidR="003D058F" w:rsidTr="001E564A" w14:paraId="4699D314"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654BC125" w14:textId="77777777">
            <w:r w:rsidRPr="004A23B8">
              <w:t>Exadata Database Machine X6-8</w:t>
            </w:r>
          </w:p>
        </w:tc>
        <w:tc>
          <w:tcPr>
            <w:tcW w:w="2242"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263DA367" w14:textId="77777777">
            <w:r w:rsidRPr="004A23B8">
              <w:t>November, 2017</w:t>
            </w:r>
          </w:p>
        </w:tc>
        <w:tc>
          <w:tcPr>
            <w:tcW w:w="2375"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83596D" w:rsidR="003D058F" w:rsidP="001E564A" w:rsidRDefault="003D058F" w14:paraId="25B25CAB" w14:textId="77777777">
            <w:pPr>
              <w:rPr>
                <w:color w:val="FF0000"/>
                <w:rPrChange w:author="Kellyn Gorman" w:date="2023-03-28T15:01:00Z" w:id="320">
                  <w:rPr/>
                </w:rPrChange>
              </w:rPr>
            </w:pPr>
            <w:r w:rsidRPr="0083596D">
              <w:rPr>
                <w:color w:val="FF0000"/>
                <w:rPrChange w:author="Kellyn Gorman" w:date="2023-03-28T15:01:00Z" w:id="321">
                  <w:rPr>
                    <w:color w:val="FF9902"/>
                  </w:rPr>
                </w:rPrChange>
              </w:rPr>
              <w:t>November, 2022</w:t>
            </w:r>
          </w:p>
        </w:tc>
      </w:tr>
      <w:tr w:rsidR="003D058F" w:rsidTr="001E564A" w14:paraId="72EB058B"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164380A2" w14:textId="77777777">
            <w:r w:rsidRPr="004A23B8">
              <w:t>Exadata Database Machine X7-2</w:t>
            </w:r>
          </w:p>
        </w:tc>
        <w:tc>
          <w:tcPr>
            <w:tcW w:w="2242"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36AA7C93" w14:textId="77777777">
            <w:r w:rsidRPr="004A23B8">
              <w:t>June, 2019</w:t>
            </w:r>
          </w:p>
        </w:tc>
        <w:tc>
          <w:tcPr>
            <w:tcW w:w="2375" w:type="dxa"/>
            <w:tcBorders>
              <w:top w:val="single" w:color="99ACC2" w:sz="6" w:space="0"/>
              <w:left w:val="single" w:color="99ACC2" w:sz="6" w:space="0"/>
              <w:bottom w:val="single" w:color="99ACC2" w:sz="6" w:space="0"/>
              <w:right w:val="single" w:color="99ACC2" w:sz="6" w:space="0"/>
            </w:tcBorders>
            <w:shd w:val="clear" w:color="auto" w:fill="F2F5F8"/>
            <w:tcMar>
              <w:top w:w="60" w:type="dxa"/>
              <w:left w:w="60" w:type="dxa"/>
              <w:bottom w:w="60" w:type="dxa"/>
              <w:right w:w="60" w:type="dxa"/>
            </w:tcMar>
            <w:vAlign w:val="center"/>
            <w:hideMark/>
          </w:tcPr>
          <w:p w:rsidRPr="004A23B8" w:rsidR="003D058F" w:rsidP="001E564A" w:rsidRDefault="003D058F" w14:paraId="4579F64F" w14:textId="77777777">
            <w:r w:rsidRPr="004A23B8">
              <w:t>June, 2024</w:t>
            </w:r>
          </w:p>
        </w:tc>
      </w:tr>
      <w:tr w:rsidR="003D058F" w:rsidTr="001E564A" w14:paraId="4C7C9303" w14:textId="77777777">
        <w:trPr>
          <w:trHeight w:val="690"/>
        </w:trPr>
        <w:tc>
          <w:tcPr>
            <w:tcW w:w="2809"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3D40A553" w14:textId="77777777">
            <w:r w:rsidRPr="004A23B8">
              <w:t>Exadata Database Machine X7-8</w:t>
            </w:r>
          </w:p>
        </w:tc>
        <w:tc>
          <w:tcPr>
            <w:tcW w:w="2242"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7413367E" w14:textId="77777777">
            <w:r w:rsidRPr="004A23B8">
              <w:t>June, 2019</w:t>
            </w:r>
          </w:p>
        </w:tc>
        <w:tc>
          <w:tcPr>
            <w:tcW w:w="2375" w:type="dxa"/>
            <w:tcBorders>
              <w:top w:val="single" w:color="99ACC2" w:sz="6" w:space="0"/>
              <w:left w:val="single" w:color="99ACC2" w:sz="6" w:space="0"/>
              <w:bottom w:val="single" w:color="99ACC2" w:sz="6" w:space="0"/>
              <w:right w:val="single" w:color="99ACC2" w:sz="6" w:space="0"/>
            </w:tcBorders>
            <w:shd w:val="clear" w:color="auto" w:fill="FFFFFF"/>
            <w:tcMar>
              <w:top w:w="60" w:type="dxa"/>
              <w:left w:w="60" w:type="dxa"/>
              <w:bottom w:w="60" w:type="dxa"/>
              <w:right w:w="60" w:type="dxa"/>
            </w:tcMar>
            <w:vAlign w:val="center"/>
            <w:hideMark/>
          </w:tcPr>
          <w:p w:rsidRPr="004A23B8" w:rsidR="003D058F" w:rsidP="001E564A" w:rsidRDefault="003D058F" w14:paraId="201E7BB5" w14:textId="77777777">
            <w:r w:rsidRPr="004A23B8">
              <w:t>June, 2024</w:t>
            </w:r>
          </w:p>
        </w:tc>
      </w:tr>
    </w:tbl>
    <w:p w:rsidRPr="008E44F2" w:rsidR="004A23B8" w:rsidP="003F57C4" w:rsidRDefault="008E44F2" w14:paraId="59D32C98" w14:textId="7B17D279">
      <w:pPr>
        <w:spacing w:after="158"/>
        <w:rPr>
          <w:rStyle w:val="IntenseEmphasis"/>
          <w:rPrChange w:author="Kellyn Gorman" w:date="2023-03-28T15:16:00Z" w:id="322">
            <w:rPr/>
          </w:rPrChange>
        </w:rPr>
      </w:pPr>
      <w:ins w:author="Kellyn Gorman" w:date="2023-03-28T15:16:00Z" w:id="323">
        <w:r w:rsidRPr="008E44F2">
          <w:rPr>
            <w:rStyle w:val="IntenseEmphasis"/>
            <w:rPrChange w:author="Kellyn Gorman" w:date="2023-03-28T15:16:00Z" w:id="324">
              <w:rPr/>
            </w:rPrChange>
          </w:rPr>
          <w:t>End of life schedule for Oracle Exadata Appliance</w:t>
        </w:r>
      </w:ins>
    </w:p>
    <w:p w:rsidR="003D058F" w:rsidP="003F57C4" w:rsidRDefault="003D058F" w14:paraId="32812311" w14:textId="77777777">
      <w:pPr>
        <w:spacing w:after="158"/>
      </w:pPr>
    </w:p>
    <w:p w:rsidR="007467E1" w:rsidP="00874B32" w:rsidRDefault="00550415" w14:paraId="19EA1A3E" w14:textId="1D4406F7">
      <w:pPr>
        <w:pStyle w:val="Heading1"/>
      </w:pPr>
      <w:bookmarkStart w:name="_Toc130909075" w:id="325"/>
      <w:bookmarkStart w:name="_Toc446194451" w:id="803966784"/>
      <w:r w:rsidR="00550415">
        <w:rPr/>
        <w:t>Running a POC or Pilot</w:t>
      </w:r>
      <w:bookmarkEnd w:id="325"/>
      <w:bookmarkEnd w:id="803966784"/>
    </w:p>
    <w:p w:rsidR="00550415" w:rsidRDefault="00874B32" w14:paraId="0BF69EFA" w14:textId="28E65BE9">
      <w:r>
        <w:t>It is common for customers to assume they are locked in</w:t>
      </w:r>
      <w:r w:rsidR="006924F7">
        <w:t xml:space="preserve"> with </w:t>
      </w:r>
      <w:r>
        <w:t xml:space="preserve">an Exadata for Oracle and are unable to run the database workload anywhere else, so a POC or pilot will often be required.  </w:t>
      </w:r>
      <w:r w:rsidR="00183714">
        <w:t>Running a successful POC requires the following essentials:</w:t>
      </w:r>
    </w:p>
    <w:p w:rsidR="00C05ED5" w:rsidP="00183714" w:rsidRDefault="00C05ED5" w14:paraId="443EBB3E" w14:textId="2F6F4C84">
      <w:pPr>
        <w:pStyle w:val="ListParagraph"/>
        <w:numPr>
          <w:ilvl w:val="0"/>
          <w:numId w:val="7"/>
        </w:numPr>
      </w:pPr>
      <w:r>
        <w:t xml:space="preserve">Identify what </w:t>
      </w:r>
      <w:r w:rsidR="0073590E">
        <w:t>defined list of tests or components must be tested to successfully satisfy the POC.</w:t>
      </w:r>
      <w:r w:rsidR="00183714">
        <w:t xml:space="preserve"> </w:t>
      </w:r>
    </w:p>
    <w:p w:rsidR="00E84EC2" w:rsidP="00183714" w:rsidRDefault="00E84EC2" w14:paraId="7641CFC3" w14:textId="3B8230C9">
      <w:pPr>
        <w:pStyle w:val="ListParagraph"/>
        <w:numPr>
          <w:ilvl w:val="0"/>
          <w:numId w:val="7"/>
        </w:numPr>
      </w:pPr>
      <w:r>
        <w:t>Have a clear set of dates and deadline for the POC completion.</w:t>
      </w:r>
    </w:p>
    <w:p w:rsidR="00183714" w:rsidP="00183714" w:rsidRDefault="00C05ED5" w14:paraId="351DBF8B" w14:textId="593C7003">
      <w:pPr>
        <w:pStyle w:val="ListParagraph"/>
        <w:numPr>
          <w:ilvl w:val="0"/>
          <w:numId w:val="7"/>
        </w:numPr>
      </w:pPr>
      <w:r>
        <w:t>Identify what components other than the database tier must be run as</w:t>
      </w:r>
      <w:r w:rsidR="00DF7174">
        <w:t xml:space="preserve"> part of the </w:t>
      </w:r>
      <w:r w:rsidR="00EE460A">
        <w:t>POC.</w:t>
      </w:r>
    </w:p>
    <w:p w:rsidR="00DF7174" w:rsidP="00DF7174" w:rsidRDefault="00DF7174" w14:paraId="024F62C2" w14:textId="560294C3">
      <w:pPr>
        <w:pStyle w:val="ListParagraph"/>
        <w:numPr>
          <w:ilvl w:val="1"/>
          <w:numId w:val="7"/>
        </w:numPr>
      </w:pPr>
      <w:r>
        <w:t>Application</w:t>
      </w:r>
    </w:p>
    <w:p w:rsidR="004E7132" w:rsidP="00DF7174" w:rsidRDefault="004E7132" w14:paraId="22B6075C" w14:textId="5BF50B35">
      <w:pPr>
        <w:pStyle w:val="ListParagraph"/>
        <w:numPr>
          <w:ilvl w:val="1"/>
          <w:numId w:val="7"/>
        </w:numPr>
      </w:pPr>
      <w:r>
        <w:t>ETL/ELT</w:t>
      </w:r>
    </w:p>
    <w:p w:rsidR="004E7132" w:rsidP="00DF7174" w:rsidRDefault="00670900" w14:paraId="5A643F75" w14:textId="4F032F05">
      <w:pPr>
        <w:pStyle w:val="ListParagraph"/>
        <w:numPr>
          <w:ilvl w:val="1"/>
          <w:numId w:val="7"/>
        </w:numPr>
      </w:pPr>
      <w:r>
        <w:t>Middleware</w:t>
      </w:r>
    </w:p>
    <w:p w:rsidR="004833D1" w:rsidP="00DF7174" w:rsidRDefault="004833D1" w14:paraId="7627ADFC" w14:textId="4A1E7B77">
      <w:pPr>
        <w:pStyle w:val="ListParagraph"/>
        <w:numPr>
          <w:ilvl w:val="1"/>
          <w:numId w:val="7"/>
        </w:numPr>
      </w:pPr>
      <w:r>
        <w:t>Web tier</w:t>
      </w:r>
    </w:p>
    <w:p w:rsidR="002A7F27" w:rsidP="00DF7174" w:rsidRDefault="002A7F27" w14:paraId="62E31C18" w14:textId="032D07D6">
      <w:pPr>
        <w:pStyle w:val="ListParagraph"/>
        <w:numPr>
          <w:ilvl w:val="1"/>
          <w:numId w:val="7"/>
        </w:numPr>
      </w:pPr>
      <w:r>
        <w:t>Load balancers</w:t>
      </w:r>
    </w:p>
    <w:p w:rsidR="00DF7174" w:rsidP="00DF7174" w:rsidRDefault="007E084A" w14:paraId="16A45D83" w14:textId="6F9276F8">
      <w:pPr>
        <w:pStyle w:val="ListParagraph"/>
        <w:numPr>
          <w:ilvl w:val="1"/>
          <w:numId w:val="7"/>
        </w:numPr>
      </w:pPr>
      <w:r>
        <w:t xml:space="preserve">Misc. Blob storage </w:t>
      </w:r>
      <w:r w:rsidR="002A7F27">
        <w:t>to hold backup files</w:t>
      </w:r>
      <w:r w:rsidR="00A8075B">
        <w:t>,</w:t>
      </w:r>
      <w:r>
        <w:t xml:space="preserve"> etc.</w:t>
      </w:r>
    </w:p>
    <w:p w:rsidR="002A7F27" w:rsidP="002A7F27" w:rsidRDefault="00626F59" w14:paraId="17B16847" w14:textId="7BAF6A02">
      <w:pPr>
        <w:pStyle w:val="ListParagraph"/>
        <w:numPr>
          <w:ilvl w:val="0"/>
          <w:numId w:val="7"/>
        </w:numPr>
      </w:pPr>
      <w:r>
        <w:t xml:space="preserve">Have a clear list of accountable and dedicated resources for the POC- This can be employees or a partner, but the resources must be </w:t>
      </w:r>
      <w:r w:rsidR="00E84EC2">
        <w:t>dedicated to the POC timeline.</w:t>
      </w:r>
    </w:p>
    <w:p w:rsidR="002B7D92" w:rsidP="002A7F27" w:rsidRDefault="002B7D92" w14:paraId="0DD311C5" w14:textId="38B19B1D">
      <w:pPr>
        <w:pStyle w:val="ListParagraph"/>
        <w:numPr>
          <w:ilvl w:val="0"/>
          <w:numId w:val="7"/>
        </w:numPr>
      </w:pPr>
      <w:r>
        <w:t xml:space="preserve">Document and verify the current Azure </w:t>
      </w:r>
      <w:r w:rsidR="00DF6234">
        <w:t xml:space="preserve">investment-  </w:t>
      </w:r>
    </w:p>
    <w:p w:rsidR="00DF6234" w:rsidP="00DF6234" w:rsidRDefault="00DF6234" w14:paraId="4340ED39" w14:textId="286C63CD">
      <w:pPr>
        <w:pStyle w:val="ListParagraph"/>
        <w:numPr>
          <w:ilvl w:val="1"/>
          <w:numId w:val="7"/>
        </w:numPr>
      </w:pPr>
      <w:r>
        <w:t xml:space="preserve">Is there already a robust Azure </w:t>
      </w:r>
      <w:r w:rsidR="005B5EF9">
        <w:t>environment, with Azure Active Directory, mature networking</w:t>
      </w:r>
      <w:r w:rsidR="009371DA">
        <w:t>,</w:t>
      </w:r>
      <w:r w:rsidR="005B5EF9">
        <w:t xml:space="preserve"> and </w:t>
      </w:r>
      <w:r w:rsidR="00C34F34">
        <w:t xml:space="preserve">cloud administration group to </w:t>
      </w:r>
      <w:r w:rsidR="002C4F8E">
        <w:t>ease the POC execution?</w:t>
      </w:r>
    </w:p>
    <w:p w:rsidR="002C4F8E" w:rsidP="00DF6234" w:rsidRDefault="002C4F8E" w14:paraId="6D9976B4" w14:textId="6ABD565A">
      <w:pPr>
        <w:pStyle w:val="ListParagraph"/>
        <w:numPr>
          <w:ilvl w:val="1"/>
          <w:numId w:val="7"/>
        </w:numPr>
      </w:pPr>
      <w:r>
        <w:t xml:space="preserve">Is this </w:t>
      </w:r>
      <w:del w:author="Kellyn Gorman" w:date="2023-03-28T15:01:00Z" w:id="326">
        <w:r w:rsidDel="0083596D">
          <w:delText>there</w:delText>
        </w:r>
      </w:del>
      <w:ins w:author="Kellyn Gorman" w:date="2023-03-28T15:01:00Z" w:id="327">
        <w:r w:rsidR="0083596D">
          <w:t>their</w:t>
        </w:r>
      </w:ins>
      <w:r>
        <w:t xml:space="preserve"> first time in Azure and some </w:t>
      </w:r>
      <w:del w:author="Kellyn Gorman" w:date="2023-03-28T15:01:00Z" w:id="328">
        <w:r w:rsidDel="0083596D">
          <w:delText>setup</w:delText>
        </w:r>
      </w:del>
      <w:ins w:author="Kellyn Gorman" w:date="2023-03-28T15:01:00Z" w:id="329">
        <w:r w:rsidR="0083596D">
          <w:t>set-up</w:t>
        </w:r>
      </w:ins>
      <w:r>
        <w:t xml:space="preserve"> and onboarding will be required?</w:t>
      </w:r>
    </w:p>
    <w:p w:rsidR="0084146C" w:rsidP="002A7F27" w:rsidRDefault="002B7D92" w14:paraId="0C982BBC" w14:textId="7AD58E77">
      <w:pPr>
        <w:pStyle w:val="ListParagraph"/>
        <w:numPr>
          <w:ilvl w:val="0"/>
          <w:numId w:val="7"/>
        </w:numPr>
      </w:pPr>
      <w:r>
        <w:t xml:space="preserve">Ensure the architecture </w:t>
      </w:r>
      <w:r w:rsidR="00A340B3">
        <w:t xml:space="preserve">diagrams are clear and the sizing is accurate.  </w:t>
      </w:r>
    </w:p>
    <w:p w:rsidR="00A340B3" w:rsidP="002A7F27" w:rsidRDefault="00A340B3" w14:paraId="14CDA5F5" w14:textId="17DA29CE">
      <w:pPr>
        <w:pStyle w:val="ListParagraph"/>
        <w:numPr>
          <w:ilvl w:val="0"/>
          <w:numId w:val="7"/>
        </w:numPr>
      </w:pPr>
      <w:r>
        <w:t>Verify that the compute VM SKUs chosen, settings for storage, networking</w:t>
      </w:r>
      <w:r w:rsidR="005C12F9">
        <w:t xml:space="preserve"> and other requirements for optimal performance are followed.</w:t>
      </w:r>
    </w:p>
    <w:p w:rsidR="003B2A00" w:rsidP="002A7F27" w:rsidRDefault="003B2A00" w14:paraId="2028C301" w14:textId="0A658616">
      <w:pPr>
        <w:pStyle w:val="ListParagraph"/>
        <w:numPr>
          <w:ilvl w:val="0"/>
          <w:numId w:val="7"/>
        </w:numPr>
      </w:pPr>
      <w:r>
        <w:t xml:space="preserve">Have solid baselines of current performance on the Exadata, including </w:t>
      </w:r>
      <w:r w:rsidR="00EF43BC">
        <w:t xml:space="preserve">Automatic </w:t>
      </w:r>
      <w:r w:rsidR="00031871">
        <w:t>Workload Repository (AWR) Reports especially around:</w:t>
      </w:r>
    </w:p>
    <w:p w:rsidR="00031871" w:rsidP="00031871" w:rsidRDefault="00031871" w14:paraId="65DFF81C" w14:textId="0F1FC705">
      <w:pPr>
        <w:pStyle w:val="ListParagraph"/>
        <w:numPr>
          <w:ilvl w:val="1"/>
          <w:numId w:val="7"/>
        </w:numPr>
      </w:pPr>
      <w:r>
        <w:t>#of executions and elapsed time per execution in Top SQL by Elapsed Time</w:t>
      </w:r>
    </w:p>
    <w:p w:rsidR="00031871" w:rsidP="00031871" w:rsidRDefault="00031871" w14:paraId="3CD13615" w14:textId="4F0AEB01">
      <w:pPr>
        <w:pStyle w:val="ListParagraph"/>
        <w:numPr>
          <w:ilvl w:val="1"/>
          <w:numId w:val="7"/>
        </w:numPr>
      </w:pPr>
      <w:r>
        <w:t>Active Session History</w:t>
      </w:r>
      <w:r w:rsidR="00FB165A">
        <w:t xml:space="preserve"> (ASH) Reports that can be pulled for any time reports for test cases to compare </w:t>
      </w:r>
      <w:r w:rsidR="004B0B35">
        <w:t>wait events and differences between Exadata and non-Exadata runs.</w:t>
      </w:r>
    </w:p>
    <w:p w:rsidR="004B0B35" w:rsidP="00031871" w:rsidRDefault="004B0B35" w14:paraId="4F32D2D5" w14:textId="2F1E5A32">
      <w:pPr>
        <w:pStyle w:val="ListParagraph"/>
        <w:numPr>
          <w:ilvl w:val="1"/>
          <w:numId w:val="7"/>
        </w:numPr>
      </w:pPr>
      <w:r>
        <w:t xml:space="preserve">Capture SQL_IDs for </w:t>
      </w:r>
      <w:r w:rsidR="00545E00">
        <w:t>the Most impactful SQL executions, (SQL executed in Oracle has a unique identifier</w:t>
      </w:r>
      <w:r w:rsidR="00D85288">
        <w:t xml:space="preserve"> called a SQL_ID</w:t>
      </w:r>
      <w:r w:rsidR="00B55975">
        <w:t xml:space="preserve"> that will be the same in the new environment as the old if there are no changes made to the </w:t>
      </w:r>
      <w:r w:rsidR="00B378D2">
        <w:t>SQL.  Changes include capitalization, spaces, hints, etc.)</w:t>
      </w:r>
      <w:r w:rsidR="00D85288">
        <w:t xml:space="preserve">  SQL_IDs can be used to track down </w:t>
      </w:r>
      <w:r w:rsidR="00E002EA">
        <w:t>differences in execution plans if any optimization opportunities need to be identified as part of the POC.</w:t>
      </w:r>
    </w:p>
    <w:p w:rsidR="00E002EA" w:rsidP="00E002EA" w:rsidRDefault="00935672" w14:paraId="7EEAF208" w14:textId="72B93D67">
      <w:pPr>
        <w:pStyle w:val="ListParagraph"/>
        <w:numPr>
          <w:ilvl w:val="0"/>
          <w:numId w:val="7"/>
        </w:numPr>
      </w:pPr>
      <w:r>
        <w:t xml:space="preserve">Ensure expectations that some SQL may require optimization afterwards, but overall performance </w:t>
      </w:r>
      <w:r w:rsidR="00F67AEA">
        <w:t xml:space="preserve">will be targeted for the same in the Azure </w:t>
      </w:r>
      <w:r w:rsidR="00BF56BB">
        <w:t>IaaS environment.</w:t>
      </w:r>
    </w:p>
    <w:p w:rsidR="002D34B4" w:rsidP="002D34B4" w:rsidRDefault="00BF56BB" w14:paraId="4379820B" w14:textId="3C13F395">
      <w:pPr>
        <w:pStyle w:val="ListParagraph"/>
        <w:numPr>
          <w:ilvl w:val="0"/>
          <w:numId w:val="7"/>
        </w:numPr>
      </w:pPr>
      <w:r>
        <w:t>Track both performance and lessons learned, including any steps that must be taken as part of the migration</w:t>
      </w:r>
      <w:r w:rsidR="002D34B4">
        <w:t xml:space="preserve"> when it is performed fully.</w:t>
      </w:r>
    </w:p>
    <w:p w:rsidR="00F51461" w:rsidP="002D34B4" w:rsidRDefault="00F51461" w14:paraId="7840F42F" w14:textId="4C820ADD">
      <w:pPr>
        <w:pStyle w:val="ListParagraph"/>
        <w:numPr>
          <w:ilvl w:val="0"/>
          <w:numId w:val="7"/>
        </w:numPr>
      </w:pPr>
      <w:r>
        <w:t>Performance graphs and metrics are helpful to visualize the success or opportunities for improvement of any POC</w:t>
      </w:r>
      <w:r w:rsidR="00BD37EC">
        <w:t xml:space="preserve"> and can even be created from Excel.</w:t>
      </w:r>
    </w:p>
    <w:p w:rsidR="002D34B4" w:rsidP="002D34B4" w:rsidRDefault="002D34B4" w14:paraId="6441EE0C" w14:textId="7EA208D7">
      <w:pPr>
        <w:pStyle w:val="ListParagraph"/>
        <w:numPr>
          <w:ilvl w:val="0"/>
          <w:numId w:val="7"/>
        </w:numPr>
      </w:pPr>
      <w:r>
        <w:t xml:space="preserve">Have a regular cadence meeting to </w:t>
      </w:r>
      <w:r w:rsidR="007B5F65">
        <w:t xml:space="preserve">ensure </w:t>
      </w:r>
      <w:r w:rsidR="00E269EF">
        <w:t>the POC</w:t>
      </w:r>
      <w:r w:rsidR="007B5F65">
        <w:t xml:space="preserve"> is </w:t>
      </w:r>
      <w:r w:rsidR="00C0480B">
        <w:t xml:space="preserve">on track, </w:t>
      </w:r>
      <w:r w:rsidR="0039504F">
        <w:t xml:space="preserve">documentation is </w:t>
      </w:r>
      <w:r w:rsidR="0053084F">
        <w:t>updated</w:t>
      </w:r>
      <w:r w:rsidR="00E269EF">
        <w:t>,</w:t>
      </w:r>
      <w:r w:rsidR="00C0480B">
        <w:t xml:space="preserve"> and all testing is completed fully.</w:t>
      </w:r>
    </w:p>
    <w:p w:rsidR="00C0480B" w:rsidP="00C0480B" w:rsidRDefault="0053084F" w14:paraId="31A56034" w14:textId="293A1392">
      <w:r>
        <w:t xml:space="preserve">Once the </w:t>
      </w:r>
      <w:r w:rsidR="007D6FEC">
        <w:t xml:space="preserve">POC has met all the requirements set forth by the customer, the lead, </w:t>
      </w:r>
      <w:r w:rsidR="00C45676">
        <w:t>partner,</w:t>
      </w:r>
      <w:r w:rsidR="007D6FEC">
        <w:t xml:space="preserve"> or project manager should ensure there is a full sign-off by the customer</w:t>
      </w:r>
      <w:r w:rsidR="00B954D2">
        <w:t xml:space="preserve"> and a follow up meeting should be scheduled to proceed with next steps.</w:t>
      </w:r>
    </w:p>
    <w:p w:rsidR="00B954D2" w:rsidP="003928C6" w:rsidRDefault="003928C6" w14:paraId="17380B8B" w14:textId="385C946A">
      <w:pPr>
        <w:pStyle w:val="Heading1"/>
      </w:pPr>
      <w:bookmarkStart w:name="_Toc130909076" w:id="330"/>
      <w:bookmarkStart w:name="_Toc583673904" w:id="1899387896"/>
      <w:r w:rsidR="003928C6">
        <w:rPr/>
        <w:t>The Migration</w:t>
      </w:r>
      <w:bookmarkEnd w:id="330"/>
      <w:bookmarkEnd w:id="1899387896"/>
    </w:p>
    <w:p w:rsidR="00E218A1" w:rsidRDefault="00C45676" w14:paraId="4AB15527" w14:textId="4C6E8A0B">
      <w:r>
        <w:t xml:space="preserve">A migration </w:t>
      </w:r>
      <w:r w:rsidR="0029731C">
        <w:t xml:space="preserve">should be planned out carefully and if followed by a POC for Oracle workload, ensure it identifies all </w:t>
      </w:r>
      <w:r w:rsidR="001A4264">
        <w:t>tiers and connectors to the database system:</w:t>
      </w:r>
    </w:p>
    <w:p w:rsidR="001A4264" w:rsidP="001A4264" w:rsidRDefault="001A4264" w14:paraId="5526088B" w14:textId="1B3E718F">
      <w:pPr>
        <w:pStyle w:val="ListParagraph"/>
        <w:numPr>
          <w:ilvl w:val="0"/>
          <w:numId w:val="16"/>
        </w:numPr>
      </w:pPr>
      <w:r>
        <w:t>Web Servers</w:t>
      </w:r>
    </w:p>
    <w:p w:rsidR="001A4264" w:rsidP="001A4264" w:rsidRDefault="001A4264" w14:paraId="34487132" w14:textId="2BACA7D4">
      <w:pPr>
        <w:pStyle w:val="ListParagraph"/>
        <w:numPr>
          <w:ilvl w:val="0"/>
          <w:numId w:val="16"/>
        </w:numPr>
      </w:pPr>
      <w:r>
        <w:t>Applications</w:t>
      </w:r>
    </w:p>
    <w:p w:rsidR="001A4264" w:rsidP="001A4264" w:rsidRDefault="007F252B" w14:paraId="6F864850" w14:textId="32FBDAC4">
      <w:pPr>
        <w:pStyle w:val="ListParagraph"/>
        <w:numPr>
          <w:ilvl w:val="0"/>
          <w:numId w:val="16"/>
        </w:numPr>
      </w:pPr>
      <w:r>
        <w:t>ETL/ELT system</w:t>
      </w:r>
    </w:p>
    <w:p w:rsidR="007F252B" w:rsidP="001A4264" w:rsidRDefault="007F252B" w14:paraId="6B3543A4" w14:textId="295E90B4">
      <w:pPr>
        <w:pStyle w:val="ListParagraph"/>
        <w:numPr>
          <w:ilvl w:val="0"/>
          <w:numId w:val="16"/>
        </w:numPr>
      </w:pPr>
      <w:r>
        <w:t>Batch/script server(s)</w:t>
      </w:r>
    </w:p>
    <w:p w:rsidR="007F252B" w:rsidP="001A4264" w:rsidRDefault="007F252B" w14:paraId="4E5A6039" w14:textId="305B9805">
      <w:pPr>
        <w:pStyle w:val="ListParagraph"/>
        <w:numPr>
          <w:ilvl w:val="0"/>
          <w:numId w:val="16"/>
        </w:numPr>
      </w:pPr>
      <w:r>
        <w:t>Middleware</w:t>
      </w:r>
    </w:p>
    <w:p w:rsidR="007F252B" w:rsidP="001A4264" w:rsidRDefault="007F252B" w14:paraId="34C4FF3D" w14:textId="6B64D1DE">
      <w:pPr>
        <w:pStyle w:val="ListParagraph"/>
        <w:numPr>
          <w:ilvl w:val="0"/>
          <w:numId w:val="16"/>
        </w:numPr>
      </w:pPr>
      <w:r>
        <w:t>Operations/jump servers</w:t>
      </w:r>
    </w:p>
    <w:p w:rsidR="007F252B" w:rsidP="007F252B" w:rsidRDefault="007F252B" w14:paraId="4227092D" w14:textId="037EA9AD">
      <w:pPr>
        <w:pStyle w:val="ListParagraph"/>
        <w:numPr>
          <w:ilvl w:val="0"/>
          <w:numId w:val="16"/>
        </w:numPr>
      </w:pPr>
      <w:r>
        <w:t>Monitoring systems/job servers</w:t>
      </w:r>
    </w:p>
    <w:p w:rsidR="007F252B" w:rsidP="007F252B" w:rsidRDefault="005C061F" w14:paraId="21F5EA85" w14:textId="005E1501">
      <w:pPr>
        <w:pStyle w:val="ListParagraph"/>
        <w:numPr>
          <w:ilvl w:val="0"/>
          <w:numId w:val="16"/>
        </w:numPr>
      </w:pPr>
      <w:r>
        <w:t xml:space="preserve">Any </w:t>
      </w:r>
      <w:del w:author="Kellyn Gorman" w:date="2023-03-28T15:01:00Z" w:id="331">
        <w:r w:rsidDel="0083596D">
          <w:delText>databases</w:delText>
        </w:r>
      </w:del>
      <w:ins w:author="Kellyn Gorman" w:date="2023-03-28T15:01:00Z" w:id="332">
        <w:r w:rsidR="0083596D">
          <w:t>database</w:t>
        </w:r>
      </w:ins>
      <w:r>
        <w:t xml:space="preserve"> </w:t>
      </w:r>
      <w:r w:rsidR="009F30B8">
        <w:t xml:space="preserve">which closely </w:t>
      </w:r>
      <w:del w:author="Kellyn Gorman" w:date="2023-03-28T15:04:00Z" w:id="333">
        <w:r w:rsidDel="00DC2B54" w:rsidR="009F30B8">
          <w:delText>exchange</w:delText>
        </w:r>
      </w:del>
      <w:ins w:author="Kellyn Gorman" w:date="2023-03-28T15:04:00Z" w:id="334">
        <w:r w:rsidR="00DC2B54">
          <w:t>exchanges</w:t>
        </w:r>
      </w:ins>
      <w:r w:rsidR="009F30B8">
        <w:t xml:space="preserve"> </w:t>
      </w:r>
      <w:del w:author="Kellyn Gorman" w:date="2023-03-28T15:05:00Z" w:id="335">
        <w:r w:rsidDel="00CC3F98" w:rsidR="009F30B8">
          <w:delText>data</w:delText>
        </w:r>
      </w:del>
      <w:ins w:author="Kellyn Gorman" w:date="2023-03-28T15:05:00Z" w:id="336">
        <w:r w:rsidR="00CC3F98">
          <w:t>data.</w:t>
        </w:r>
      </w:ins>
      <w:r w:rsidR="009F30B8">
        <w:t xml:space="preserve"> </w:t>
      </w:r>
    </w:p>
    <w:p w:rsidR="002045D3" w:rsidP="007F252B" w:rsidRDefault="002045D3" w14:paraId="7C313C54" w14:textId="7B3E7C33">
      <w:pPr>
        <w:pStyle w:val="ListParagraph"/>
        <w:numPr>
          <w:ilvl w:val="0"/>
          <w:numId w:val="16"/>
        </w:numPr>
      </w:pPr>
      <w:r>
        <w:t>Load balancers</w:t>
      </w:r>
    </w:p>
    <w:p w:rsidR="009F30B8" w:rsidP="002045D3" w:rsidRDefault="00E30557" w14:paraId="61154AFB" w14:textId="23B64719">
      <w:r>
        <w:t xml:space="preserve">All content and steps in the migration should be tracked in a master migration project plan to ease managing the </w:t>
      </w:r>
      <w:r w:rsidR="00697278">
        <w:t>process.  Have one individual responsible for the project and someone identified as a backup.</w:t>
      </w:r>
      <w:r w:rsidR="00073BCB">
        <w:t xml:space="preserve">  Ensure that there are dedicated technical resources assigned and accountable to making the migration a success.</w:t>
      </w:r>
    </w:p>
    <w:p w:rsidR="002045D3" w:rsidP="002045D3" w:rsidRDefault="002045D3" w14:paraId="7EFFF789" w14:textId="2FEA2D8A">
      <w:r>
        <w:t>In addition to the above list</w:t>
      </w:r>
      <w:r w:rsidR="00D64814">
        <w:t xml:space="preserve">, architectural </w:t>
      </w:r>
      <w:r w:rsidR="00595DE6">
        <w:t>decisions should already be made for</w:t>
      </w:r>
      <w:r w:rsidR="00D64814">
        <w:t>:</w:t>
      </w:r>
    </w:p>
    <w:p w:rsidR="00D64814" w:rsidP="00D64814" w:rsidRDefault="007373E0" w14:paraId="4FAAC24A" w14:textId="0E552D17">
      <w:pPr>
        <w:pStyle w:val="ListParagraph"/>
        <w:numPr>
          <w:ilvl w:val="0"/>
          <w:numId w:val="17"/>
        </w:numPr>
      </w:pPr>
      <w:r>
        <w:t>High Availability</w:t>
      </w:r>
      <w:r w:rsidR="00BB49AA">
        <w:t xml:space="preserve"> (HA)</w:t>
      </w:r>
      <w:r>
        <w:t xml:space="preserve"> with Data Guard</w:t>
      </w:r>
      <w:r w:rsidR="00595DE6">
        <w:t xml:space="preserve">, cloning, </w:t>
      </w:r>
      <w:del w:author="Kellyn Gorman" w:date="2023-03-28T15:01:00Z" w:id="337">
        <w:r w:rsidDel="0083596D" w:rsidR="00595DE6">
          <w:delText>clustering</w:delText>
        </w:r>
      </w:del>
      <w:ins w:author="Kellyn Gorman" w:date="2023-03-28T15:01:00Z" w:id="338">
        <w:r w:rsidR="0083596D">
          <w:t>clustering,</w:t>
        </w:r>
      </w:ins>
      <w:r w:rsidR="00595DE6">
        <w:t xml:space="preserve"> </w:t>
      </w:r>
      <w:r>
        <w:t>or another secondary solution that meets SLAs for uptime for Recovery Time Objective (RTO).</w:t>
      </w:r>
    </w:p>
    <w:p w:rsidR="007373E0" w:rsidP="00D64814" w:rsidRDefault="007373E0" w14:paraId="571B8498" w14:textId="7651D055">
      <w:pPr>
        <w:pStyle w:val="ListParagraph"/>
        <w:numPr>
          <w:ilvl w:val="0"/>
          <w:numId w:val="17"/>
        </w:numPr>
      </w:pPr>
      <w:r>
        <w:t>A Disaster Recovery solution, such as offsite backups, a DR database copy, volume snapshots that meet Recovery Point Objective (RPO).</w:t>
      </w:r>
    </w:p>
    <w:p w:rsidR="007373E0" w:rsidP="00D64814" w:rsidRDefault="007373E0" w14:paraId="0DDD02F2" w14:textId="042F0E8E">
      <w:pPr>
        <w:pStyle w:val="ListParagraph"/>
        <w:numPr>
          <w:ilvl w:val="0"/>
          <w:numId w:val="17"/>
        </w:numPr>
      </w:pPr>
      <w:r>
        <w:t>Network bandwidth requirements for workload, including Express Route and network security groups to ensure policy division between tiers.</w:t>
      </w:r>
    </w:p>
    <w:p w:rsidR="007373E0" w:rsidP="00D64814" w:rsidRDefault="00BB49AA" w14:paraId="7A711D9F" w14:textId="39820E4F">
      <w:pPr>
        <w:pStyle w:val="ListParagraph"/>
        <w:numPr>
          <w:ilvl w:val="0"/>
          <w:numId w:val="17"/>
        </w:numPr>
      </w:pPr>
      <w:r>
        <w:t>Application H</w:t>
      </w:r>
      <w:r w:rsidR="00F556F5">
        <w:t xml:space="preserve">igh Availability and </w:t>
      </w:r>
      <w:r w:rsidR="004F7344">
        <w:t>Disaster Recovery that includes solutions such as Azure Site Recovery and/or Scale Sets.</w:t>
      </w:r>
    </w:p>
    <w:p w:rsidR="00B00916" w:rsidP="00B00916" w:rsidRDefault="00B00916" w14:paraId="09E05A99" w14:textId="4500A28C">
      <w:r>
        <w:t>Full scale testing at each phase should be part of the migration strategy to simplify identification of issues in deployment and perform as much as possible using automation and scripting tools to ensure that everything is repeatable.</w:t>
      </w:r>
    </w:p>
    <w:p w:rsidR="00342FFD" w:rsidP="00B00916" w:rsidRDefault="00342FFD" w14:paraId="32FC5BD4" w14:textId="3D997697">
      <w:r>
        <w:t>As part of testing, consider taking advantage of the following:</w:t>
      </w:r>
    </w:p>
    <w:p w:rsidR="00342FFD" w:rsidP="00342FFD" w:rsidRDefault="00342FFD" w14:paraId="37A9CD2B" w14:textId="4B724666">
      <w:pPr>
        <w:pStyle w:val="ListParagraph"/>
        <w:numPr>
          <w:ilvl w:val="0"/>
          <w:numId w:val="18"/>
        </w:numPr>
      </w:pPr>
      <w:r>
        <w:t>Volume snapshot backup and clones, which can ease the time waiting for test data to be provided to testers to test and technical resources to provide solutions.</w:t>
      </w:r>
    </w:p>
    <w:p w:rsidR="00342FFD" w:rsidP="00342FFD" w:rsidRDefault="00342FFD" w14:paraId="2060129E" w14:textId="6E8B284E">
      <w:pPr>
        <w:pStyle w:val="ListParagraph"/>
        <w:numPr>
          <w:ilvl w:val="0"/>
          <w:numId w:val="18"/>
        </w:numPr>
      </w:pPr>
      <w:r>
        <w:t>Consider having multiple cloned VM environments to run in parallel to speed up testing.</w:t>
      </w:r>
    </w:p>
    <w:p w:rsidR="00342FFD" w:rsidP="00342FFD" w:rsidRDefault="00342FFD" w14:paraId="16C14773" w14:textId="3B00913C">
      <w:pPr>
        <w:pStyle w:val="ListParagraph"/>
        <w:numPr>
          <w:ilvl w:val="0"/>
          <w:numId w:val="18"/>
        </w:numPr>
      </w:pPr>
      <w:r>
        <w:t>Use Azure Site Recovery to make backups between changes to application tiers.</w:t>
      </w:r>
    </w:p>
    <w:p w:rsidR="00342FFD" w:rsidP="00B812B4" w:rsidRDefault="00342FFD" w14:paraId="45B19914" w14:textId="222B0BC9">
      <w:pPr>
        <w:pStyle w:val="ListParagraph"/>
        <w:numPr>
          <w:ilvl w:val="0"/>
          <w:numId w:val="18"/>
        </w:numPr>
      </w:pPr>
      <w:r>
        <w:t xml:space="preserve">Use Azure DevOps, Templates and </w:t>
      </w:r>
      <w:del w:author="Kellyn Gorman" w:date="2023-03-28T15:02:00Z" w:id="339">
        <w:r w:rsidDel="0083596D">
          <w:delText>BiCep</w:delText>
        </w:r>
      </w:del>
      <w:ins w:author="Kellyn Gorman" w:date="2023-03-28T15:02:00Z" w:id="340">
        <w:r w:rsidR="0083596D">
          <w:t>Bicep</w:t>
        </w:r>
      </w:ins>
      <w:r>
        <w:t xml:space="preserve"> to speed up automation in Azure.</w:t>
      </w:r>
    </w:p>
    <w:p w:rsidR="004F7344" w:rsidP="004F7344" w:rsidRDefault="004F7344" w14:paraId="6A84FBAE" w14:textId="49EB1D26">
      <w:r>
        <w:t xml:space="preserve">Full architecture diagrams and migration plans should be built out and responsibility assignments with deadlines created.  </w:t>
      </w:r>
    </w:p>
    <w:p w:rsidR="003928C6" w:rsidP="003928C6" w:rsidRDefault="00E66D78" w14:paraId="689D490C" w14:textId="2043BC91">
      <w:r>
        <w:t>Consider having a regular scrum meeting to discuss high level tasks for the day and discuss any lessons learned or challenges faced.</w:t>
      </w:r>
      <w:r w:rsidR="00E30557">
        <w:t xml:space="preserve">  </w:t>
      </w:r>
      <w:r w:rsidR="008F7819">
        <w:t>After each milestone is accomplished, ensure that there is a clear path to the next milestone to be undertaken and the project does not stagnate.</w:t>
      </w:r>
    </w:p>
    <w:p w:rsidR="003928C6" w:rsidP="003928C6" w:rsidRDefault="003928C6" w14:paraId="59ACA450" w14:textId="77FA4031">
      <w:pPr>
        <w:pStyle w:val="Heading1"/>
      </w:pPr>
      <w:bookmarkStart w:name="_Toc130909077" w:id="341"/>
      <w:bookmarkStart w:name="_Toc828651717" w:id="863550182"/>
      <w:r w:rsidR="003928C6">
        <w:rPr/>
        <w:t>Post Migration Monitoring</w:t>
      </w:r>
      <w:bookmarkEnd w:id="341"/>
      <w:bookmarkEnd w:id="863550182"/>
    </w:p>
    <w:p w:rsidR="00342FFD" w:rsidP="00342FFD" w:rsidRDefault="00342FFD" w14:paraId="138F1AB1" w14:textId="0AC2EDB6">
      <w:r>
        <w:t xml:space="preserve">Azure provides significant monitoring tools to assist once the Oracle workload has switched to production in the cloud.  </w:t>
      </w:r>
      <w:r w:rsidR="004733BA">
        <w:t xml:space="preserve">It is quite normal to recommend using </w:t>
      </w:r>
      <w:hyperlink w:history="1" r:id="rId88">
        <w:r w:rsidRPr="008B2970" w:rsidR="004733BA">
          <w:rPr>
            <w:rStyle w:val="Hyperlink"/>
          </w:rPr>
          <w:t>Oracle Cloud Control,</w:t>
        </w:r>
      </w:hyperlink>
      <w:r w:rsidR="004733BA">
        <w:t xml:space="preserve"> (i.e. Enterprise Manager) to provide a uniform, known and full infrastructure tool Oracle DBAs are comfortable with.  The logs from Cloud Control can be </w:t>
      </w:r>
      <w:r w:rsidR="00883931">
        <w:t xml:space="preserve">ingested </w:t>
      </w:r>
      <w:r w:rsidR="00651BD3">
        <w:t xml:space="preserve">with the </w:t>
      </w:r>
      <w:hyperlink w:history="1" r:id="rId89">
        <w:r w:rsidRPr="00651BD3" w:rsidR="00651BD3">
          <w:rPr>
            <w:rStyle w:val="Hyperlink"/>
          </w:rPr>
          <w:t>Log Analytics Agent into Azure Monitor</w:t>
        </w:r>
      </w:hyperlink>
      <w:r w:rsidR="00651BD3">
        <w:t xml:space="preserve"> for a single-pane experience, too.</w:t>
      </w:r>
    </w:p>
    <w:p w:rsidR="00547354" w:rsidP="00342FFD" w:rsidRDefault="00547354" w14:paraId="1AA8693F" w14:textId="6B739CE1">
      <w:r>
        <w:t>Using baseline AWRs from the previous Exadata environment, comparisons can be done with new AWR</w:t>
      </w:r>
      <w:r w:rsidR="001F3AAA">
        <w:t xml:space="preserve"> reports collected on the new Azure Oracle environment.  This allows the Oracle technologist to review how the new ecosystem is performing in Azure and how best to ensure </w:t>
      </w:r>
      <w:del w:author="Kellyn Gorman" w:date="2023-03-28T15:02:00Z" w:id="342">
        <w:r w:rsidDel="0083596D" w:rsidR="001F3AAA">
          <w:delText>it’s</w:delText>
        </w:r>
      </w:del>
      <w:ins w:author="Kellyn Gorman" w:date="2023-03-28T15:02:00Z" w:id="343">
        <w:r w:rsidR="0083596D">
          <w:t>its</w:t>
        </w:r>
      </w:ins>
      <w:r w:rsidR="001F3AAA">
        <w:t xml:space="preserve"> caring and feeding.</w:t>
      </w:r>
    </w:p>
    <w:p w:rsidR="00366403" w:rsidP="46BF2A1A" w:rsidRDefault="006E0663" w14:paraId="1244C99E" w14:textId="465A6032">
      <w:pPr>
        <w:pStyle w:val="Heading2"/>
        <w:pPrChange w:author="Kellyn Gorman" w:date="2023-03-28T15:12:00Z" w:id="344">
          <w:pPr/>
        </w:pPrChange>
      </w:pPr>
      <w:bookmarkStart w:name="_Toc130909078" w:id="345"/>
      <w:bookmarkStart w:name="_Toc80389902" w:id="1321198578"/>
      <w:r w:rsidR="006E0663">
        <w:rPr/>
        <w:t xml:space="preserve">Top </w:t>
      </w:r>
      <w:r w:rsidR="00430A66">
        <w:rPr/>
        <w:t>Checkpoints</w:t>
      </w:r>
      <w:bookmarkEnd w:id="345"/>
      <w:bookmarkEnd w:id="1321198578"/>
    </w:p>
    <w:p w:rsidR="00A27ECF" w:rsidP="00342FFD" w:rsidRDefault="00A27ECF" w14:paraId="1F431C26" w14:textId="2C942CC2">
      <w:r>
        <w:t>Verify the customer has implemented the</w:t>
      </w:r>
      <w:r w:rsidR="009F151F">
        <w:t xml:space="preserve"> recommended</w:t>
      </w:r>
      <w:hyperlink w:history="1" r:id="rId90">
        <w:r w:rsidRPr="009F151F">
          <w:rPr>
            <w:rStyle w:val="Hyperlink"/>
          </w:rPr>
          <w:t xml:space="preserve"> practices for Oracle on Azure for IaaS.</w:t>
        </w:r>
      </w:hyperlink>
    </w:p>
    <w:p w:rsidR="00430A66" w:rsidP="00342FFD" w:rsidRDefault="00430A66" w14:paraId="298D4BBA" w14:textId="7F43DF91">
      <w:r>
        <w:t>Top Elapsed SQL by Elapsed Time</w:t>
      </w:r>
    </w:p>
    <w:p w:rsidR="000E7249" w:rsidP="000E7249" w:rsidRDefault="000E7249" w14:paraId="5269443F" w14:textId="481963C3">
      <w:pPr>
        <w:pStyle w:val="ListParagraph"/>
        <w:numPr>
          <w:ilvl w:val="0"/>
          <w:numId w:val="19"/>
        </w:numPr>
      </w:pPr>
      <w:r>
        <w:t xml:space="preserve">Verify that the same SQL and SQL_IDs are </w:t>
      </w:r>
      <w:r w:rsidR="009F151F">
        <w:t>present,</w:t>
      </w:r>
      <w:r>
        <w:t xml:space="preserve"> and the execution time are within acceptable range for per execution and number of executions.</w:t>
      </w:r>
    </w:p>
    <w:p w:rsidR="000E7249" w:rsidP="000E7249" w:rsidRDefault="000E7249" w14:paraId="3DCBA451" w14:textId="1BB38CA9">
      <w:pPr>
        <w:pStyle w:val="ListParagraph"/>
        <w:numPr>
          <w:ilvl w:val="0"/>
          <w:numId w:val="19"/>
        </w:numPr>
      </w:pPr>
      <w:r>
        <w:t xml:space="preserve">If not, is it just for one or two SQL or is it across all the SQL in the list, which would point to a database level issue with </w:t>
      </w:r>
      <w:r w:rsidR="00862A99">
        <w:t>a resource, such as vCPU, memory, IO or networking?</w:t>
      </w:r>
    </w:p>
    <w:p w:rsidR="00862A99" w:rsidP="000E7249" w:rsidRDefault="00862A99" w14:paraId="3A59F871" w14:textId="45FA035F">
      <w:pPr>
        <w:pStyle w:val="ListParagraph"/>
        <w:numPr>
          <w:ilvl w:val="0"/>
          <w:numId w:val="19"/>
        </w:numPr>
      </w:pPr>
      <w:r>
        <w:t xml:space="preserve">If it’s at one resource level, check the Top SQL for that section: CPU, IO, </w:t>
      </w:r>
      <w:del w:author="Kellyn Gorman" w:date="2023-03-28T15:02:00Z" w:id="346">
        <w:r w:rsidDel="0083596D">
          <w:delText>Gets</w:delText>
        </w:r>
      </w:del>
      <w:ins w:author="Kellyn Gorman" w:date="2023-03-28T15:02:00Z" w:id="347">
        <w:r w:rsidR="0083596D">
          <w:t>gets</w:t>
        </w:r>
      </w:ins>
      <w:r>
        <w:t xml:space="preserve"> (memory)</w:t>
      </w:r>
      <w:r w:rsidR="000E7789">
        <w:t xml:space="preserve"> or check changes in SQL*Net latency times that would help identify a networking issue.</w:t>
      </w:r>
    </w:p>
    <w:p w:rsidR="000E7789" w:rsidP="000E7789" w:rsidRDefault="0087169F" w14:paraId="0547EC41" w14:textId="4025F4B9">
      <w:r>
        <w:t xml:space="preserve">Check the %CPU Busy, as well as CPU idle on the host in comparison to previously.  Ensure the system </w:t>
      </w:r>
      <w:r w:rsidR="00DE0575">
        <w:t>busy CPU and wait for CPU is well within acceptable parameters.</w:t>
      </w:r>
    </w:p>
    <w:p w:rsidR="00DE0575" w:rsidP="000E7789" w:rsidRDefault="00DE0575" w14:paraId="22CF68FC" w14:textId="184F80AB">
      <w:r>
        <w:t xml:space="preserve">Check for redo latency and parallel write latency if the system is still using redo log mirroring.  </w:t>
      </w:r>
    </w:p>
    <w:p w:rsidR="00A27ECF" w:rsidP="000E7789" w:rsidRDefault="00C1200C" w14:paraId="21FC745E" w14:textId="66FFBF6C">
      <w:r>
        <w:t xml:space="preserve">If the customer is experiencing latency between the database and application or other connected VMs/services in Azure, consider using </w:t>
      </w:r>
      <w:r w:rsidR="00A27ECF">
        <w:t>a Proximity Placement Group to let Azure know they are part of a data ecosystem.</w:t>
      </w:r>
    </w:p>
    <w:p w:rsidR="009F151F" w:rsidP="000E7789" w:rsidRDefault="009F151F" w14:paraId="20997B00" w14:textId="77777777"/>
    <w:p w:rsidR="009F151F" w:rsidP="00B812B4" w:rsidRDefault="009F151F" w14:paraId="01DA8EC0" w14:textId="49005D09">
      <w:pPr>
        <w:pStyle w:val="Heading1"/>
      </w:pPr>
      <w:bookmarkStart w:name="_Toc130909079" w:id="348"/>
      <w:bookmarkStart w:name="_Toc1037044207" w:id="2063382035"/>
      <w:r w:rsidR="009F151F">
        <w:rPr/>
        <w:t>Summary</w:t>
      </w:r>
      <w:bookmarkEnd w:id="348"/>
      <w:bookmarkEnd w:id="2063382035"/>
    </w:p>
    <w:p w:rsidR="00547E72" w:rsidP="00B812B4" w:rsidRDefault="00596C07" w14:paraId="1B62AFE9" w14:textId="77777777">
      <w:pPr>
        <w:rPr>
          <w:ins w:author="Kellyn Gorman" w:date="2023-03-28T15:11:00Z" w:id="349"/>
        </w:rPr>
      </w:pPr>
      <w:r>
        <w:t xml:space="preserve">Approximately 90%+ Exadata workloads can migrate from engineered systems to Azure, but those using </w:t>
      </w:r>
      <w:r w:rsidR="008F1FA7">
        <w:t xml:space="preserve">significant </w:t>
      </w:r>
      <w:r w:rsidR="009D245A">
        <w:t xml:space="preserve">Exadata engineered features will require some decoupling from those systems and aren’t a simple lift and shift to the cloud.  </w:t>
      </w:r>
    </w:p>
    <w:p w:rsidR="00547E72" w:rsidP="00B812B4" w:rsidRDefault="00547E72" w14:paraId="48BDD8CB" w14:textId="39973AB0">
      <w:pPr>
        <w:rPr>
          <w:ins w:author="Kellyn Gorman" w:date="2023-03-28T15:10:00Z" w:id="350"/>
        </w:rPr>
      </w:pPr>
      <w:ins w:author="Kellyn Gorman" w:date="2023-03-28T15:11:00Z" w:id="351">
        <w:r>
          <w:rPr>
            <w:noProof/>
          </w:rPr>
          <w:drawing>
            <wp:inline distT="0" distB="0" distL="0" distR="0" wp14:anchorId="79B34149" wp14:editId="6CDC7511">
              <wp:extent cx="7620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7620000" cy="4286250"/>
                      </a:xfrm>
                      <a:prstGeom prst="rect">
                        <a:avLst/>
                      </a:prstGeom>
                    </pic:spPr>
                  </pic:pic>
                </a:graphicData>
              </a:graphic>
            </wp:inline>
          </w:drawing>
        </w:r>
      </w:ins>
    </w:p>
    <w:p w:rsidRPr="00946C82" w:rsidR="008E44F2" w:rsidP="00B812B4" w:rsidRDefault="00946C82" w14:paraId="370DA2C2" w14:textId="1147DC0F">
      <w:pPr>
        <w:rPr>
          <w:ins w:author="Kellyn Gorman" w:date="2023-03-28T15:16:00Z" w:id="352"/>
          <w:rStyle w:val="IntenseEmphasis"/>
          <w:rPrChange w:author="Kellyn Gorman" w:date="2023-03-28T15:17:00Z" w:id="353">
            <w:rPr>
              <w:ins w:author="Kellyn Gorman" w:date="2023-03-28T15:16:00Z" w:id="354"/>
            </w:rPr>
          </w:rPrChange>
        </w:rPr>
      </w:pPr>
      <w:ins w:author="Kellyn Gorman" w:date="2023-03-28T15:16:00Z" w:id="355">
        <w:r w:rsidRPr="00946C82">
          <w:rPr>
            <w:rStyle w:val="IntenseEmphasis"/>
            <w:rPrChange w:author="Kellyn Gorman" w:date="2023-03-28T15:17:00Z" w:id="356">
              <w:rPr/>
            </w:rPrChange>
          </w:rPr>
          <w:t>Oracle on and off Azure after migration</w:t>
        </w:r>
      </w:ins>
    </w:p>
    <w:p w:rsidRPr="00342FFD" w:rsidR="009F151F" w:rsidP="00B812B4" w:rsidRDefault="009D245A" w14:paraId="57BC619D" w14:textId="162C282A">
      <w:r>
        <w:t xml:space="preserve">Having </w:t>
      </w:r>
      <w:r w:rsidR="008F1FA7">
        <w:t xml:space="preserve">advanced Oracle skills will be required for these few larger workloads.  Understanding Exadata at a deeper level, on both the hardware and software side is required, along with the tools at the Oracle Exadata </w:t>
      </w:r>
      <w:r w:rsidR="006A20E8">
        <w:t xml:space="preserve">technologists’ side to understand these workloads.  Once this is understood, the migration to the cloud is as simple as </w:t>
      </w:r>
      <w:del w:author="Kellyn Gorman" w:date="2023-03-28T15:02:00Z" w:id="357">
        <w:r w:rsidDel="0083596D" w:rsidR="006A20E8">
          <w:delText>build</w:delText>
        </w:r>
      </w:del>
      <w:ins w:author="Kellyn Gorman" w:date="2023-03-28T15:02:00Z" w:id="358">
        <w:r w:rsidR="0083596D">
          <w:t>building</w:t>
        </w:r>
      </w:ins>
      <w:r w:rsidR="006A20E8">
        <w:t xml:space="preserve"> it to fit the demands and the customer will come.</w:t>
      </w:r>
    </w:p>
    <w:sectPr w:rsidRPr="00342FFD" w:rsidR="009F151F">
      <w:headerReference w:type="even" r:id="rId93"/>
      <w:headerReference w:type="default" r:id="rId94"/>
      <w:footerReference w:type="even" r:id="rId95"/>
      <w:footerReference w:type="default" r:id="rId96"/>
      <w:headerReference w:type="first" r:id="rId97"/>
      <w:footerReference w:type="first" r:id="rId98"/>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CE" w:author="Cenk Ersoy" w:date="2023-05-09T01:12:58" w:id="1233558962">
    <w:p w:rsidR="4A8E9575" w:rsidRDefault="4A8E9575" w14:paraId="54444440" w14:textId="3D10BFA9">
      <w:pPr>
        <w:pStyle w:val="CommentText"/>
      </w:pPr>
      <w:r w:rsidR="4A8E9575">
        <w:rPr/>
        <w:t>Need a section header here, like "Executive Summary".</w:t>
      </w:r>
      <w:r>
        <w:rPr>
          <w:rStyle w:val="CommentReference"/>
        </w:rPr>
        <w:annotationRef/>
      </w:r>
    </w:p>
  </w:comment>
  <w:comment w:initials="CE" w:author="Cenk Ersoy" w:date="2023-05-09T01:14:23" w:id="1570748710">
    <w:p w:rsidR="4A8E9575" w:rsidRDefault="4A8E9575" w14:paraId="1B17B3E0" w14:textId="58966CD5">
      <w:pPr>
        <w:pStyle w:val="CommentText"/>
      </w:pPr>
      <w:r w:rsidR="4A8E9575">
        <w:rPr/>
        <w:t>The table below shows ..</w:t>
      </w:r>
      <w:r>
        <w:rPr>
          <w:rStyle w:val="CommentReference"/>
        </w:rPr>
        <w:annotationRef/>
      </w:r>
    </w:p>
  </w:comment>
  <w:comment w:initials="CE" w:author="Cenk Ersoy" w:date="2023-05-09T01:15:44" w:id="765401274">
    <w:p w:rsidR="4A8E9575" w:rsidRDefault="4A8E9575" w14:paraId="68D8B575" w14:textId="7B3320D9">
      <w:pPr>
        <w:pStyle w:val="CommentText"/>
      </w:pPr>
      <w:r w:rsidR="4A8E9575">
        <w:rPr/>
        <w:t>"table" not "tables" - Also needs Table number.</w:t>
      </w:r>
      <w:r>
        <w:rPr>
          <w:rStyle w:val="CommentReference"/>
        </w:rPr>
        <w:annotationRef/>
      </w:r>
    </w:p>
  </w:comment>
  <w:comment w:initials="CE" w:author="Cenk Ersoy" w:date="2023-05-09T01:19:40" w:id="1691183922">
    <w:p w:rsidR="46BF2A1A" w:rsidRDefault="46BF2A1A" w14:paraId="14014506" w14:textId="4C1A9354">
      <w:pPr>
        <w:pStyle w:val="CommentText"/>
      </w:pPr>
      <w:r w:rsidR="46BF2A1A">
        <w:rPr/>
        <w:t xml:space="preserve"> Know what features and infrastructure are required to ...</w:t>
      </w:r>
      <w:r>
        <w:rPr>
          <w:rStyle w:val="CommentReference"/>
        </w:rPr>
        <w:annotationRef/>
      </w:r>
    </w:p>
  </w:comment>
  <w:comment w:initials="KG" w:author="Kellyn Gorman" w:date="2023-05-08T16:21:58" w:id="159088164">
    <w:p w:rsidR="46BF2A1A" w:rsidRDefault="46BF2A1A" w14:paraId="19EEAEDB" w14:textId="364D0CA5">
      <w:pPr>
        <w:pStyle w:val="CommentText"/>
      </w:pPr>
      <w:r w:rsidR="46BF2A1A">
        <w:rPr/>
        <w:t>Depending on the view option used it will show differently.  It's more of a problem for Word, than the data.</w:t>
      </w:r>
      <w:r>
        <w:rPr>
          <w:rStyle w:val="CommentReference"/>
        </w:rPr>
        <w:annotationRef/>
      </w:r>
    </w:p>
  </w:comment>
  <w:comment w:initials="CE" w:author="Cenk Ersoy" w:date="2023-05-09T01:23:34" w:id="1222323286">
    <w:p w:rsidR="46BF2A1A" w:rsidRDefault="46BF2A1A" w14:paraId="4C502233" w14:textId="0B9B48B6">
      <w:pPr>
        <w:pStyle w:val="CommentText"/>
      </w:pPr>
      <w:r w:rsidR="46BF2A1A">
        <w:rPr/>
        <w:t>By default, all RAC nodes reside ....</w:t>
      </w:r>
      <w:r>
        <w:rPr>
          <w:rStyle w:val="CommentReference"/>
        </w:rPr>
        <w:annotationRef/>
      </w:r>
    </w:p>
  </w:comment>
  <w:comment w:initials="CE" w:author="Cenk Ersoy" w:date="2023-05-09T01:26:45" w:id="1717184756">
    <w:p w:rsidR="46BF2A1A" w:rsidRDefault="46BF2A1A" w14:paraId="143B2CFC" w14:textId="6B302C1F">
      <w:pPr>
        <w:pStyle w:val="CommentText"/>
      </w:pPr>
      <w:r w:rsidR="46BF2A1A">
        <w:rPr/>
        <w:t>the next steps are to identify ....  and to address .....</w:t>
      </w:r>
      <w:r>
        <w:rPr>
          <w:rStyle w:val="CommentReference"/>
        </w:rPr>
        <w:annotationRef/>
      </w:r>
    </w:p>
  </w:comment>
  <w:comment w:initials="CE" w:author="Cenk Ersoy" w:date="2023-05-09T01:28:20" w:id="2047586865">
    <w:p w:rsidR="46BF2A1A" w:rsidRDefault="46BF2A1A" w14:paraId="10ED5FE2" w14:textId="7C2A0340">
      <w:pPr>
        <w:pStyle w:val="CommentText"/>
      </w:pPr>
      <w:r w:rsidR="46BF2A1A">
        <w:rPr/>
        <w:t>"losing features once in the cloud" is a very negative statement. we could mention something like "re-architecting to achieve similar capabilities"  instead.</w:t>
      </w:r>
      <w:r>
        <w:rPr>
          <w:rStyle w:val="CommentReference"/>
        </w:rPr>
        <w:annotationRef/>
      </w:r>
    </w:p>
  </w:comment>
  <w:comment w:initials="CE" w:author="Cenk Ersoy" w:date="2023-05-09T01:31:01" w:id="1337304940">
    <w:p w:rsidR="46BF2A1A" w:rsidRDefault="46BF2A1A" w14:paraId="0A42783C" w14:textId="26527BE8">
      <w:pPr>
        <w:pStyle w:val="CommentText"/>
      </w:pPr>
      <w:r w:rsidR="46BF2A1A">
        <w:rPr/>
        <w:t>no need to have capital letters here</w:t>
      </w:r>
      <w:r>
        <w:rPr>
          <w:rStyle w:val="CommentReference"/>
        </w:rPr>
        <w:annotationRef/>
      </w:r>
    </w:p>
  </w:comment>
  <w:comment w:initials="CE" w:author="Cenk Ersoy" w:date="2023-05-09T01:31:31" w:id="1335925859">
    <w:p w:rsidR="46BF2A1A" w:rsidRDefault="46BF2A1A" w14:paraId="6D4AD1F9" w14:textId="1A16D852">
      <w:pPr>
        <w:pStyle w:val="CommentText"/>
      </w:pPr>
      <w:r w:rsidR="46BF2A1A">
        <w:rPr/>
        <w:t>It actually lessens ...</w:t>
      </w:r>
      <w:r>
        <w:rPr>
          <w:rStyle w:val="CommentReference"/>
        </w:rPr>
        <w:annotationRef/>
      </w:r>
    </w:p>
  </w:comment>
  <w:comment w:initials="CE" w:author="Cenk Ersoy" w:date="2023-05-09T01:32:31" w:id="1027667018">
    <w:p w:rsidR="46BF2A1A" w:rsidRDefault="46BF2A1A" w14:paraId="161766EF" w14:textId="303603F4">
      <w:pPr>
        <w:pStyle w:val="CommentText"/>
      </w:pPr>
      <w:r w:rsidR="46BF2A1A">
        <w:rPr/>
        <w:t>Only writes are sent down ..</w:t>
      </w:r>
      <w:r>
        <w:rPr>
          <w:rStyle w:val="CommentReference"/>
        </w:rPr>
        <w:annotationRef/>
      </w:r>
    </w:p>
  </w:comment>
  <w:comment w:initials="KG" w:author="Kellyn Gorman" w:date="2023-05-08T19:47:31" w:id="645577678">
    <w:p w:rsidR="46BF2A1A" w:rsidRDefault="46BF2A1A" w14:paraId="5AC1F490" w14:textId="034F7DC6">
      <w:pPr>
        <w:pStyle w:val="CommentText"/>
      </w:pPr>
      <w:r w:rsidR="46BF2A1A">
        <w:rPr/>
        <w:t>Please make comments, please don't update the document itself.  Thank you!</w:t>
      </w:r>
      <w:r>
        <w:rPr>
          <w:rStyle w:val="CommentReference"/>
        </w:rPr>
        <w:annotationRef/>
      </w:r>
    </w:p>
  </w:comment>
  <w:comment w:initials="KG" w:author="Kellyn Gorman" w:date="2023-05-08T19:48:37" w:id="1915441975">
    <w:p w:rsidR="46BF2A1A" w:rsidRDefault="46BF2A1A" w14:paraId="6770020E" w14:textId="6A21C53E">
      <w:pPr>
        <w:pStyle w:val="CommentText"/>
      </w:pPr>
      <w:r w:rsidR="46BF2A1A">
        <w:rPr/>
        <w:t>That's what was originally stated in the document.  Please make comments and don't change the document.  We can review your recommendations, but please, don't change it openly in this doc.</w:t>
      </w:r>
      <w:r>
        <w:rPr>
          <w:rStyle w:val="CommentReference"/>
        </w:rPr>
        <w:annotationRef/>
      </w:r>
    </w:p>
  </w:comment>
  <w:comment w:initials="KG" w:author="Kellyn Gorman" w:date="2023-05-08T19:51:39" w:id="484692300">
    <w:p w:rsidR="46BF2A1A" w:rsidRDefault="46BF2A1A" w14:paraId="10B81113" w14:textId="3AB72D60">
      <w:pPr>
        <w:pStyle w:val="CommentText"/>
      </w:pPr>
      <w:r w:rsidR="46BF2A1A">
        <w:rPr/>
        <w:t>This was to be a public document-  why all internal?  We want customers to embrace and understand how to migrate off Exadata and how to collect this information themselves.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4444440"/>
  <w15:commentEx w15:done="0" w15:paraId="1B17B3E0"/>
  <w15:commentEx w15:done="0" w15:paraId="68D8B575"/>
  <w15:commentEx w15:done="0" w15:paraId="14014506"/>
  <w15:commentEx w15:done="0" w15:paraId="19EEAEDB" w15:paraIdParent="1B17B3E0"/>
  <w15:commentEx w15:done="0" w15:paraId="4C502233"/>
  <w15:commentEx w15:done="0" w15:paraId="143B2CFC"/>
  <w15:commentEx w15:done="0" w15:paraId="10ED5FE2"/>
  <w15:commentEx w15:done="0" w15:paraId="0A42783C"/>
  <w15:commentEx w15:done="0" w15:paraId="6D4AD1F9"/>
  <w15:commentEx w15:done="0" w15:paraId="161766EF"/>
  <w15:commentEx w15:done="0" w15:paraId="5AC1F490" w15:paraIdParent="161766EF"/>
  <w15:commentEx w15:done="0" w15:paraId="6770020E" w15:paraIdParent="6D4AD1F9"/>
  <w15:commentEx w15:done="0" w15:paraId="10B8111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DDB95CB" w16cex:dateUtc="2023-05-08T21:12:58.616Z"/>
  <w16cex:commentExtensible w16cex:durableId="2930609D" w16cex:dateUtc="2023-05-08T21:14:23.483Z"/>
  <w16cex:commentExtensible w16cex:durableId="7F3D91E4" w16cex:dateUtc="2023-05-08T21:15:44.507Z"/>
  <w16cex:commentExtensible w16cex:durableId="720604B8" w16cex:dateUtc="2023-05-08T21:19:40.121Z"/>
  <w16cex:commentExtensible w16cex:durableId="7DED02E6" w16cex:dateUtc="2023-05-08T21:21:58.079Z">
    <w16cex:extLst>
      <w16:ext w16:uri="{CE6994B0-6A32-4C9F-8C6B-6E91EDA988CE}">
        <cr:reactions xmlns:cr="http://schemas.microsoft.com/office/comments/2020/reactions">
          <cr:reaction reactionType="1">
            <cr:reactionInfo dateUtc="2023-05-08T21:41:06.234Z">
              <cr:user userId="S::cenker@microsoft.com::91985ea2-e2a4-4662-811e-6c147e3172c3" userProvider="AD" userName="Cenk Ersoy"/>
            </cr:reactionInfo>
          </cr:reaction>
        </cr:reactions>
      </w16:ext>
    </w16cex:extLst>
  </w16cex:commentExtensible>
  <w16cex:commentExtensible w16cex:durableId="1D1010C3" w16cex:dateUtc="2023-05-08T21:23:34.243Z"/>
  <w16cex:commentExtensible w16cex:durableId="0FF71637" w16cex:dateUtc="2023-05-08T21:26:45.294Z">
    <w16cex:extLst>
      <w16:ext w16:uri="{CE6994B0-6A32-4C9F-8C6B-6E91EDA988CE}">
        <cr:reactions xmlns:cr="http://schemas.microsoft.com/office/comments/2020/reactions">
          <cr:reaction reactionType="1">
            <cr:reactionInfo dateUtc="2023-05-09T00:49:50.409Z">
              <cr:user userId="S::kegorman@microsoft.com::d8c57cba-4c9b-44f2-b66e-d60363870802" userProvider="AD" userName="Kellyn Gorman"/>
            </cr:reactionInfo>
          </cr:reaction>
        </cr:reactions>
      </w16:ext>
    </w16cex:extLst>
  </w16cex:commentExtensible>
  <w16cex:commentExtensible w16cex:durableId="1BEA0C90" w16cex:dateUtc="2023-05-08T21:28:20.923Z"/>
  <w16cex:commentExtensible w16cex:durableId="581EB923" w16cex:dateUtc="2023-05-08T21:31:01.091Z"/>
  <w16cex:commentExtensible w16cex:durableId="5E53168A" w16cex:dateUtc="2023-05-08T21:31:31.602Z"/>
  <w16cex:commentExtensible w16cex:durableId="5C0A1D02" w16cex:dateUtc="2023-05-08T21:32:31.618Z"/>
  <w16cex:commentExtensible w16cex:durableId="3B5DBDDC" w16cex:dateUtc="2023-05-09T00:47:31.119Z"/>
  <w16cex:commentExtensible w16cex:durableId="13AD7F6E" w16cex:dateUtc="2023-05-09T00:48:37.697Z"/>
  <w16cex:commentExtensible w16cex:durableId="05DAB3E7" w16cex:dateUtc="2023-05-09T00:51:39.703Z"/>
</w16cex:commentsExtensible>
</file>

<file path=word/commentsIds.xml><?xml version="1.0" encoding="utf-8"?>
<w16cid:commentsIds xmlns:mc="http://schemas.openxmlformats.org/markup-compatibility/2006" xmlns:w16cid="http://schemas.microsoft.com/office/word/2016/wordml/cid" mc:Ignorable="w16cid">
  <w16cid:commentId w16cid:paraId="54444440" w16cid:durableId="3DDB95CB"/>
  <w16cid:commentId w16cid:paraId="1B17B3E0" w16cid:durableId="2930609D"/>
  <w16cid:commentId w16cid:paraId="68D8B575" w16cid:durableId="7F3D91E4"/>
  <w16cid:commentId w16cid:paraId="14014506" w16cid:durableId="720604B8"/>
  <w16cid:commentId w16cid:paraId="19EEAEDB" w16cid:durableId="7DED02E6"/>
  <w16cid:commentId w16cid:paraId="4C502233" w16cid:durableId="1D1010C3"/>
  <w16cid:commentId w16cid:paraId="143B2CFC" w16cid:durableId="0FF71637"/>
  <w16cid:commentId w16cid:paraId="10ED5FE2" w16cid:durableId="1BEA0C90"/>
  <w16cid:commentId w16cid:paraId="0A42783C" w16cid:durableId="581EB923"/>
  <w16cid:commentId w16cid:paraId="6D4AD1F9" w16cid:durableId="5E53168A"/>
  <w16cid:commentId w16cid:paraId="161766EF" w16cid:durableId="5C0A1D02"/>
  <w16cid:commentId w16cid:paraId="5AC1F490" w16cid:durableId="3B5DBDDC"/>
  <w16cid:commentId w16cid:paraId="6770020E" w16cid:durableId="13AD7F6E"/>
  <w16cid:commentId w16cid:paraId="10B81113" w16cid:durableId="05DAB3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641F" w:rsidP="008C78BF" w:rsidRDefault="0038641F" w14:paraId="2E8A2D25" w14:textId="77777777">
      <w:pPr>
        <w:spacing w:after="0" w:line="240" w:lineRule="auto"/>
      </w:pPr>
      <w:r>
        <w:separator/>
      </w:r>
    </w:p>
  </w:endnote>
  <w:endnote w:type="continuationSeparator" w:id="0">
    <w:p w:rsidR="0038641F" w:rsidP="008C78BF" w:rsidRDefault="0038641F" w14:paraId="47DA571C" w14:textId="77777777">
      <w:pPr>
        <w:spacing w:after="0" w:line="240" w:lineRule="auto"/>
      </w:pPr>
      <w:r>
        <w:continuationSeparator/>
      </w:r>
    </w:p>
  </w:endnote>
  <w:endnote w:type="continuationNotice" w:id="1">
    <w:p w:rsidR="0038641F" w:rsidRDefault="0038641F" w14:paraId="7F1A1F7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31063EF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3F67F0A6" w14:textId="777777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8C78BF" w:rsidRDefault="008C78BF" w14:paraId="0509AAB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534E854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641F" w:rsidP="008C78BF" w:rsidRDefault="0038641F" w14:paraId="351757C2" w14:textId="77777777">
      <w:pPr>
        <w:spacing w:after="0" w:line="240" w:lineRule="auto"/>
      </w:pPr>
      <w:r>
        <w:separator/>
      </w:r>
    </w:p>
  </w:footnote>
  <w:footnote w:type="continuationSeparator" w:id="0">
    <w:p w:rsidR="0038641F" w:rsidP="008C78BF" w:rsidRDefault="0038641F" w14:paraId="02B10538" w14:textId="77777777">
      <w:pPr>
        <w:spacing w:after="0" w:line="240" w:lineRule="auto"/>
      </w:pPr>
      <w:r>
        <w:continuationSeparator/>
      </w:r>
    </w:p>
  </w:footnote>
  <w:footnote w:type="continuationNotice" w:id="1">
    <w:p w:rsidR="0038641F" w:rsidRDefault="0038641F" w14:paraId="1AE23DF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31FA48C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110351A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0E8" w:rsidRDefault="006A20E8" w14:paraId="31DF5DCA"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6Tw46UFb/1uspt" int2:id="5UtjsduZ">
      <int2:state int2:value="Rejected" int2:type="AugLoop_Text_Critique"/>
    </int2:textHash>
    <int2:textHash int2:hashCode="WLuJJ1YBzjHjSI" int2:id="7Dl633Qa">
      <int2:state int2:value="Rejected" int2:type="AugLoop_Text_Critique"/>
    </int2:textHash>
    <int2:textHash int2:hashCode="vNjF4TbAF71v3T" int2:id="7gVvcXW7">
      <int2:state int2:value="Rejected" int2:type="AugLoop_Text_Critique"/>
    </int2:textHash>
    <int2:textHash int2:hashCode="ocaFZZPDvgV0RE" int2:id="7lUITzoS">
      <int2:state int2:value="Rejected" int2:type="AugLoop_Text_Critique"/>
    </int2:textHash>
    <int2:textHash int2:hashCode="SJUEfkYrUSeuxq" int2:id="AceAZ20m">
      <int2:state int2:value="Rejected" int2:type="AugLoop_Text_Critique"/>
    </int2:textHash>
    <int2:textHash int2:hashCode="BgnN73YN594mLB" int2:id="Fh68h4VH">
      <int2:state int2:value="Rejected" int2:type="AugLoop_Text_Critique"/>
    </int2:textHash>
    <int2:textHash int2:hashCode="TN9bR+8gy/BmLd" int2:id="PuEhDXWd">
      <int2:state int2:value="Rejected" int2:type="AugLoop_Text_Critique"/>
    </int2:textHash>
    <int2:textHash int2:hashCode="ehE0AItORhchOM" int2:id="WCZjro7V">
      <int2:state int2:value="Rejected" int2:type="AugLoop_Text_Critique"/>
    </int2:textHash>
    <int2:textHash int2:hashCode="XQvMYLBRkfPoqg" int2:id="WyrZlOOl">
      <int2:state int2:value="Rejected" int2:type="AugLoop_Text_Critique"/>
    </int2:textHash>
    <int2:textHash int2:hashCode="gv5zoDFof6z5Q+" int2:id="fJ7g0ehw">
      <int2:state int2:value="Rejected" int2:type="AugLoop_Text_Critique"/>
    </int2:textHash>
    <int2:textHash int2:hashCode="xtffI26/A82SZM" int2:id="fev7NBfu">
      <int2:state int2:value="Rejected" int2:type="AugLoop_Text_Critique"/>
    </int2:textHash>
    <int2:textHash int2:hashCode="UCjSZwW+0SYA+d" int2:id="gAqYHjNw">
      <int2:state int2:value="Rejected" int2:type="AugLoop_Text_Critique"/>
    </int2:textHash>
    <int2:textHash int2:hashCode="oay6UfNrNglJPX" int2:id="hLnZTu3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6F9"/>
    <w:multiLevelType w:val="hybridMultilevel"/>
    <w:tmpl w:val="9F2CF8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8F7421"/>
    <w:multiLevelType w:val="multilevel"/>
    <w:tmpl w:val="AEA68C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B2B1D3B"/>
    <w:multiLevelType w:val="hybridMultilevel"/>
    <w:tmpl w:val="0CD6F23C"/>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 w15:restartNumberingAfterBreak="0">
    <w:nsid w:val="0B98742B"/>
    <w:multiLevelType w:val="hybridMultilevel"/>
    <w:tmpl w:val="64F23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A6899"/>
    <w:multiLevelType w:val="hybridMultilevel"/>
    <w:tmpl w:val="016CD8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F1756"/>
    <w:multiLevelType w:val="hybridMultilevel"/>
    <w:tmpl w:val="B0D45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84834"/>
    <w:multiLevelType w:val="hybridMultilevel"/>
    <w:tmpl w:val="82F20866"/>
    <w:lvl w:ilvl="0" w:tplc="B4966C7A">
      <w:start w:val="1"/>
      <w:numFmt w:val="decimal"/>
      <w:lvlText w:val="%1."/>
      <w:lvlJc w:val="left"/>
      <w:pPr>
        <w:ind w:left="7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EDEABEB4">
      <w:start w:val="1"/>
      <w:numFmt w:val="bullet"/>
      <w:lvlText w:val="-"/>
      <w:lvlJc w:val="left"/>
      <w:pPr>
        <w:ind w:left="106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AE4C0CA4">
      <w:start w:val="1"/>
      <w:numFmt w:val="bullet"/>
      <w:lvlText w:val="▪"/>
      <w:lvlJc w:val="left"/>
      <w:pPr>
        <w:ind w:left="18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6CC2EC3E">
      <w:start w:val="1"/>
      <w:numFmt w:val="bullet"/>
      <w:lvlText w:val="•"/>
      <w:lvlJc w:val="left"/>
      <w:pPr>
        <w:ind w:left="25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BD260CC8">
      <w:start w:val="1"/>
      <w:numFmt w:val="bullet"/>
      <w:lvlText w:val="o"/>
      <w:lvlJc w:val="left"/>
      <w:pPr>
        <w:ind w:left="32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C290C8CC">
      <w:start w:val="1"/>
      <w:numFmt w:val="bullet"/>
      <w:lvlText w:val="▪"/>
      <w:lvlJc w:val="left"/>
      <w:pPr>
        <w:ind w:left="39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CE34244E">
      <w:start w:val="1"/>
      <w:numFmt w:val="bullet"/>
      <w:lvlText w:val="•"/>
      <w:lvlJc w:val="left"/>
      <w:pPr>
        <w:ind w:left="46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248EB56A">
      <w:start w:val="1"/>
      <w:numFmt w:val="bullet"/>
      <w:lvlText w:val="o"/>
      <w:lvlJc w:val="left"/>
      <w:pPr>
        <w:ind w:left="54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1A50B306">
      <w:start w:val="1"/>
      <w:numFmt w:val="bullet"/>
      <w:lvlText w:val="▪"/>
      <w:lvlJc w:val="left"/>
      <w:pPr>
        <w:ind w:left="61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7" w15:restartNumberingAfterBreak="0">
    <w:nsid w:val="2D0B3F62"/>
    <w:multiLevelType w:val="hybridMultilevel"/>
    <w:tmpl w:val="B36251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64B10EE"/>
    <w:multiLevelType w:val="hybridMultilevel"/>
    <w:tmpl w:val="6BD0A5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0E7315A"/>
    <w:multiLevelType w:val="hybridMultilevel"/>
    <w:tmpl w:val="0C543956"/>
    <w:lvl w:ilvl="0" w:tplc="FC1ECD3E">
      <w:start w:val="1"/>
      <w:numFmt w:val="decimal"/>
      <w:lvlText w:val="%1."/>
      <w:lvlJc w:val="left"/>
      <w:pPr>
        <w:ind w:left="77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3AF2ACC6">
      <w:start w:val="1"/>
      <w:numFmt w:val="bullet"/>
      <w:lvlText w:val="-"/>
      <w:lvlJc w:val="left"/>
      <w:pPr>
        <w:ind w:left="106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C3FC37E8">
      <w:start w:val="1"/>
      <w:numFmt w:val="bullet"/>
      <w:lvlText w:val="▪"/>
      <w:lvlJc w:val="left"/>
      <w:pPr>
        <w:ind w:left="18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0C7C4C96">
      <w:start w:val="1"/>
      <w:numFmt w:val="bullet"/>
      <w:lvlText w:val="•"/>
      <w:lvlJc w:val="left"/>
      <w:pPr>
        <w:ind w:left="25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997E22E4">
      <w:start w:val="1"/>
      <w:numFmt w:val="bullet"/>
      <w:lvlText w:val="o"/>
      <w:lvlJc w:val="left"/>
      <w:pPr>
        <w:ind w:left="32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F3640602">
      <w:start w:val="1"/>
      <w:numFmt w:val="bullet"/>
      <w:lvlText w:val="▪"/>
      <w:lvlJc w:val="left"/>
      <w:pPr>
        <w:ind w:left="39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BED0A9F2">
      <w:start w:val="1"/>
      <w:numFmt w:val="bullet"/>
      <w:lvlText w:val="•"/>
      <w:lvlJc w:val="left"/>
      <w:pPr>
        <w:ind w:left="46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5900EA2C">
      <w:start w:val="1"/>
      <w:numFmt w:val="bullet"/>
      <w:lvlText w:val="o"/>
      <w:lvlJc w:val="left"/>
      <w:pPr>
        <w:ind w:left="54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28F2269A">
      <w:start w:val="1"/>
      <w:numFmt w:val="bullet"/>
      <w:lvlText w:val="▪"/>
      <w:lvlJc w:val="left"/>
      <w:pPr>
        <w:ind w:left="61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0" w15:restartNumberingAfterBreak="0">
    <w:nsid w:val="41A922F0"/>
    <w:multiLevelType w:val="hybridMultilevel"/>
    <w:tmpl w:val="183CF8C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 w15:restartNumberingAfterBreak="0">
    <w:nsid w:val="42DC443C"/>
    <w:multiLevelType w:val="hybridMultilevel"/>
    <w:tmpl w:val="2A485A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5416190D"/>
    <w:multiLevelType w:val="hybridMultilevel"/>
    <w:tmpl w:val="798C596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 w15:restartNumberingAfterBreak="0">
    <w:nsid w:val="58520285"/>
    <w:multiLevelType w:val="hybridMultilevel"/>
    <w:tmpl w:val="8DA2298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 w15:restartNumberingAfterBreak="0">
    <w:nsid w:val="5C4464D9"/>
    <w:multiLevelType w:val="hybridMultilevel"/>
    <w:tmpl w:val="5D6A2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8344B"/>
    <w:multiLevelType w:val="hybridMultilevel"/>
    <w:tmpl w:val="D92E35FA"/>
    <w:lvl w:ilvl="0" w:tplc="04090001">
      <w:start w:val="1"/>
      <w:numFmt w:val="bullet"/>
      <w:lvlText w:val=""/>
      <w:lvlJc w:val="left"/>
      <w:pPr>
        <w:ind w:left="870" w:hanging="360"/>
      </w:pPr>
      <w:rPr>
        <w:rFonts w:hint="default" w:ascii="Symbol" w:hAnsi="Symbol"/>
      </w:rPr>
    </w:lvl>
    <w:lvl w:ilvl="1" w:tplc="04090003" w:tentative="1">
      <w:start w:val="1"/>
      <w:numFmt w:val="bullet"/>
      <w:lvlText w:val="o"/>
      <w:lvlJc w:val="left"/>
      <w:pPr>
        <w:ind w:left="1590" w:hanging="360"/>
      </w:pPr>
      <w:rPr>
        <w:rFonts w:hint="default" w:ascii="Courier New" w:hAnsi="Courier New" w:cs="Courier New"/>
      </w:rPr>
    </w:lvl>
    <w:lvl w:ilvl="2" w:tplc="04090005" w:tentative="1">
      <w:start w:val="1"/>
      <w:numFmt w:val="bullet"/>
      <w:lvlText w:val=""/>
      <w:lvlJc w:val="left"/>
      <w:pPr>
        <w:ind w:left="2310" w:hanging="360"/>
      </w:pPr>
      <w:rPr>
        <w:rFonts w:hint="default" w:ascii="Wingdings" w:hAnsi="Wingdings"/>
      </w:rPr>
    </w:lvl>
    <w:lvl w:ilvl="3" w:tplc="04090001" w:tentative="1">
      <w:start w:val="1"/>
      <w:numFmt w:val="bullet"/>
      <w:lvlText w:val=""/>
      <w:lvlJc w:val="left"/>
      <w:pPr>
        <w:ind w:left="3030" w:hanging="360"/>
      </w:pPr>
      <w:rPr>
        <w:rFonts w:hint="default" w:ascii="Symbol" w:hAnsi="Symbol"/>
      </w:rPr>
    </w:lvl>
    <w:lvl w:ilvl="4" w:tplc="04090003" w:tentative="1">
      <w:start w:val="1"/>
      <w:numFmt w:val="bullet"/>
      <w:lvlText w:val="o"/>
      <w:lvlJc w:val="left"/>
      <w:pPr>
        <w:ind w:left="3750" w:hanging="360"/>
      </w:pPr>
      <w:rPr>
        <w:rFonts w:hint="default" w:ascii="Courier New" w:hAnsi="Courier New" w:cs="Courier New"/>
      </w:rPr>
    </w:lvl>
    <w:lvl w:ilvl="5" w:tplc="04090005" w:tentative="1">
      <w:start w:val="1"/>
      <w:numFmt w:val="bullet"/>
      <w:lvlText w:val=""/>
      <w:lvlJc w:val="left"/>
      <w:pPr>
        <w:ind w:left="4470" w:hanging="360"/>
      </w:pPr>
      <w:rPr>
        <w:rFonts w:hint="default" w:ascii="Wingdings" w:hAnsi="Wingdings"/>
      </w:rPr>
    </w:lvl>
    <w:lvl w:ilvl="6" w:tplc="04090001" w:tentative="1">
      <w:start w:val="1"/>
      <w:numFmt w:val="bullet"/>
      <w:lvlText w:val=""/>
      <w:lvlJc w:val="left"/>
      <w:pPr>
        <w:ind w:left="5190" w:hanging="360"/>
      </w:pPr>
      <w:rPr>
        <w:rFonts w:hint="default" w:ascii="Symbol" w:hAnsi="Symbol"/>
      </w:rPr>
    </w:lvl>
    <w:lvl w:ilvl="7" w:tplc="04090003" w:tentative="1">
      <w:start w:val="1"/>
      <w:numFmt w:val="bullet"/>
      <w:lvlText w:val="o"/>
      <w:lvlJc w:val="left"/>
      <w:pPr>
        <w:ind w:left="5910" w:hanging="360"/>
      </w:pPr>
      <w:rPr>
        <w:rFonts w:hint="default" w:ascii="Courier New" w:hAnsi="Courier New" w:cs="Courier New"/>
      </w:rPr>
    </w:lvl>
    <w:lvl w:ilvl="8" w:tplc="04090005" w:tentative="1">
      <w:start w:val="1"/>
      <w:numFmt w:val="bullet"/>
      <w:lvlText w:val=""/>
      <w:lvlJc w:val="left"/>
      <w:pPr>
        <w:ind w:left="6630" w:hanging="360"/>
      </w:pPr>
      <w:rPr>
        <w:rFonts w:hint="default" w:ascii="Wingdings" w:hAnsi="Wingdings"/>
      </w:rPr>
    </w:lvl>
  </w:abstractNum>
  <w:abstractNum w:abstractNumId="16" w15:restartNumberingAfterBreak="0">
    <w:nsid w:val="623719E1"/>
    <w:multiLevelType w:val="hybridMultilevel"/>
    <w:tmpl w:val="0E3C6AE0"/>
    <w:lvl w:ilvl="0" w:tplc="AA68DB10">
      <w:start w:val="1"/>
      <w:numFmt w:val="decimal"/>
      <w:lvlText w:val="%1."/>
      <w:lvlJc w:val="left"/>
      <w:pPr>
        <w:ind w:left="77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7D9684A2">
      <w:start w:val="1"/>
      <w:numFmt w:val="bullet"/>
      <w:lvlText w:val="-"/>
      <w:lvlJc w:val="left"/>
      <w:pPr>
        <w:ind w:left="1065"/>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C524944A">
      <w:start w:val="1"/>
      <w:numFmt w:val="bullet"/>
      <w:lvlText w:val="▪"/>
      <w:lvlJc w:val="left"/>
      <w:pPr>
        <w:ind w:left="18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6318E4AA">
      <w:start w:val="1"/>
      <w:numFmt w:val="bullet"/>
      <w:lvlText w:val="•"/>
      <w:lvlJc w:val="left"/>
      <w:pPr>
        <w:ind w:left="25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FD4E4E1E">
      <w:start w:val="1"/>
      <w:numFmt w:val="bullet"/>
      <w:lvlText w:val="o"/>
      <w:lvlJc w:val="left"/>
      <w:pPr>
        <w:ind w:left="32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47B8CC30">
      <w:start w:val="1"/>
      <w:numFmt w:val="bullet"/>
      <w:lvlText w:val="▪"/>
      <w:lvlJc w:val="left"/>
      <w:pPr>
        <w:ind w:left="39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C980C77A">
      <w:start w:val="1"/>
      <w:numFmt w:val="bullet"/>
      <w:lvlText w:val="•"/>
      <w:lvlJc w:val="left"/>
      <w:pPr>
        <w:ind w:left="46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134CBB7E">
      <w:start w:val="1"/>
      <w:numFmt w:val="bullet"/>
      <w:lvlText w:val="o"/>
      <w:lvlJc w:val="left"/>
      <w:pPr>
        <w:ind w:left="54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429E2A9C">
      <w:start w:val="1"/>
      <w:numFmt w:val="bullet"/>
      <w:lvlText w:val="▪"/>
      <w:lvlJc w:val="left"/>
      <w:pPr>
        <w:ind w:left="61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7" w15:restartNumberingAfterBreak="0">
    <w:nsid w:val="750458A5"/>
    <w:multiLevelType w:val="hybridMultilevel"/>
    <w:tmpl w:val="0FCA0DE0"/>
    <w:lvl w:ilvl="0" w:tplc="B04A925E">
      <w:start w:val="1"/>
      <w:numFmt w:val="decimal"/>
      <w:lvlText w:val="%1."/>
      <w:lvlJc w:val="left"/>
      <w:pPr>
        <w:ind w:left="7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1" w:tplc="BDDE83F4">
      <w:start w:val="1"/>
      <w:numFmt w:val="lowerLetter"/>
      <w:lvlText w:val="%2."/>
      <w:lvlJc w:val="left"/>
      <w:pPr>
        <w:ind w:left="14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2" w:tplc="B00AF0EC">
      <w:start w:val="1"/>
      <w:numFmt w:val="lowerRoman"/>
      <w:lvlText w:val="%3"/>
      <w:lvlJc w:val="left"/>
      <w:pPr>
        <w:ind w:left="21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3" w:tplc="39BA0C68">
      <w:start w:val="1"/>
      <w:numFmt w:val="decimal"/>
      <w:lvlText w:val="%4"/>
      <w:lvlJc w:val="left"/>
      <w:pPr>
        <w:ind w:left="28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4" w:tplc="6A3E56A8">
      <w:start w:val="1"/>
      <w:numFmt w:val="lowerLetter"/>
      <w:lvlText w:val="%5"/>
      <w:lvlJc w:val="left"/>
      <w:pPr>
        <w:ind w:left="360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5" w:tplc="0082F742">
      <w:start w:val="1"/>
      <w:numFmt w:val="lowerRoman"/>
      <w:lvlText w:val="%6"/>
      <w:lvlJc w:val="left"/>
      <w:pPr>
        <w:ind w:left="432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6" w:tplc="6BBC81D0">
      <w:start w:val="1"/>
      <w:numFmt w:val="decimal"/>
      <w:lvlText w:val="%7"/>
      <w:lvlJc w:val="left"/>
      <w:pPr>
        <w:ind w:left="504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7" w:tplc="784C9072">
      <w:start w:val="1"/>
      <w:numFmt w:val="lowerLetter"/>
      <w:lvlText w:val="%8"/>
      <w:lvlJc w:val="left"/>
      <w:pPr>
        <w:ind w:left="576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lvl w:ilvl="8" w:tplc="F6BE8B0A">
      <w:start w:val="1"/>
      <w:numFmt w:val="lowerRoman"/>
      <w:lvlText w:val="%9"/>
      <w:lvlJc w:val="left"/>
      <w:pPr>
        <w:ind w:left="6480"/>
      </w:pPr>
      <w:rPr>
        <w:rFonts w:ascii="Calibri" w:hAnsi="Calibri" w:eastAsia="Calibri" w:cs="Calibri"/>
        <w:b w:val="0"/>
        <w:i w:val="0"/>
        <w:strike w:val="0"/>
        <w:dstrike w:val="0"/>
        <w:color w:val="000000"/>
        <w:sz w:val="22"/>
        <w:szCs w:val="22"/>
        <w:u w:val="none" w:color="000000"/>
        <w:bdr w:val="none" w:color="auto" w:sz="0" w:space="0"/>
        <w:shd w:val="clear" w:color="auto" w:fill="auto"/>
        <w:vertAlign w:val="baseline"/>
      </w:rPr>
    </w:lvl>
  </w:abstractNum>
  <w:abstractNum w:abstractNumId="18" w15:restartNumberingAfterBreak="0">
    <w:nsid w:val="7AF55485"/>
    <w:multiLevelType w:val="hybridMultilevel"/>
    <w:tmpl w:val="81308CAA"/>
    <w:lvl w:ilvl="0" w:tplc="04090001">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cs="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cs="Courier New"/>
      </w:rPr>
    </w:lvl>
    <w:lvl w:ilvl="8" w:tplc="FFFFFFFF">
      <w:start w:val="1"/>
      <w:numFmt w:val="bullet"/>
      <w:lvlText w:val=""/>
      <w:lvlJc w:val="left"/>
      <w:pPr>
        <w:ind w:left="6480" w:hanging="360"/>
      </w:pPr>
      <w:rPr>
        <w:rFonts w:hint="default" w:ascii="Wingdings" w:hAnsi="Wingdings"/>
      </w:rPr>
    </w:lvl>
  </w:abstractNum>
  <w:num w:numId="1" w16cid:durableId="458380586">
    <w:abstractNumId w:val="6"/>
  </w:num>
  <w:num w:numId="2" w16cid:durableId="1923642151">
    <w:abstractNumId w:val="16"/>
  </w:num>
  <w:num w:numId="3" w16cid:durableId="1903522713">
    <w:abstractNumId w:val="9"/>
  </w:num>
  <w:num w:numId="4" w16cid:durableId="2009751662">
    <w:abstractNumId w:val="17"/>
  </w:num>
  <w:num w:numId="5" w16cid:durableId="1292321487">
    <w:abstractNumId w:val="14"/>
  </w:num>
  <w:num w:numId="6" w16cid:durableId="504714688">
    <w:abstractNumId w:val="15"/>
  </w:num>
  <w:num w:numId="7" w16cid:durableId="1948466198">
    <w:abstractNumId w:val="5"/>
  </w:num>
  <w:num w:numId="8" w16cid:durableId="1520465871">
    <w:abstractNumId w:val="4"/>
  </w:num>
  <w:num w:numId="9" w16cid:durableId="1369336227">
    <w:abstractNumId w:val="2"/>
  </w:num>
  <w:num w:numId="10" w16cid:durableId="113983071">
    <w:abstractNumId w:val="12"/>
  </w:num>
  <w:num w:numId="11" w16cid:durableId="451441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3543003">
    <w:abstractNumId w:val="18"/>
  </w:num>
  <w:num w:numId="13" w16cid:durableId="1783915270">
    <w:abstractNumId w:val="13"/>
  </w:num>
  <w:num w:numId="14" w16cid:durableId="1199471321">
    <w:abstractNumId w:val="10"/>
  </w:num>
  <w:num w:numId="15" w16cid:durableId="1771393381">
    <w:abstractNumId w:val="1"/>
  </w:num>
  <w:num w:numId="16" w16cid:durableId="649674055">
    <w:abstractNumId w:val="0"/>
  </w:num>
  <w:num w:numId="17" w16cid:durableId="1618292920">
    <w:abstractNumId w:val="7"/>
  </w:num>
  <w:num w:numId="18" w16cid:durableId="663633564">
    <w:abstractNumId w:val="8"/>
  </w:num>
  <w:num w:numId="19" w16cid:durableId="1727798474">
    <w:abstractNumId w:val="3"/>
  </w:num>
</w:numbering>
</file>

<file path=word/people.xml><?xml version="1.0" encoding="utf-8"?>
<w15:people xmlns:mc="http://schemas.openxmlformats.org/markup-compatibility/2006" xmlns:w15="http://schemas.microsoft.com/office/word/2012/wordml" mc:Ignorable="w15">
  <w15:person w15:author="Cenk Ersoy">
    <w15:presenceInfo w15:providerId="AD" w15:userId="S::cenker@microsoft.com::91985ea2-e2a4-4662-811e-6c147e3172c3"/>
  </w15:person>
  <w15:person w15:author="Kellyn Gorman">
    <w15:presenceInfo w15:providerId="AD" w15:userId="S::kegorman@microsoft.com::d8c57cba-4c9b-44f2-b66e-d6036387080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trackRevisions w:val="tru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7467E1"/>
    <w:rsid w:val="00016FEB"/>
    <w:rsid w:val="00031871"/>
    <w:rsid w:val="00031F2B"/>
    <w:rsid w:val="0004180E"/>
    <w:rsid w:val="00047849"/>
    <w:rsid w:val="00051674"/>
    <w:rsid w:val="00072A48"/>
    <w:rsid w:val="00073BCB"/>
    <w:rsid w:val="00077B33"/>
    <w:rsid w:val="00081800"/>
    <w:rsid w:val="00087D44"/>
    <w:rsid w:val="00090FB0"/>
    <w:rsid w:val="0009432D"/>
    <w:rsid w:val="000977CA"/>
    <w:rsid w:val="000D2586"/>
    <w:rsid w:val="000E7249"/>
    <w:rsid w:val="000E7789"/>
    <w:rsid w:val="000F7553"/>
    <w:rsid w:val="00100390"/>
    <w:rsid w:val="00126655"/>
    <w:rsid w:val="001504E4"/>
    <w:rsid w:val="00156A58"/>
    <w:rsid w:val="0016129E"/>
    <w:rsid w:val="00165401"/>
    <w:rsid w:val="00167B8D"/>
    <w:rsid w:val="0017292C"/>
    <w:rsid w:val="00173DD4"/>
    <w:rsid w:val="00174EEA"/>
    <w:rsid w:val="00183714"/>
    <w:rsid w:val="001A4264"/>
    <w:rsid w:val="001B4A5F"/>
    <w:rsid w:val="001C35ED"/>
    <w:rsid w:val="001D0C6C"/>
    <w:rsid w:val="001D0D96"/>
    <w:rsid w:val="001D3FB9"/>
    <w:rsid w:val="001D69E4"/>
    <w:rsid w:val="001E564A"/>
    <w:rsid w:val="001F0DA8"/>
    <w:rsid w:val="001F3AAA"/>
    <w:rsid w:val="002045D3"/>
    <w:rsid w:val="0022565D"/>
    <w:rsid w:val="00230E96"/>
    <w:rsid w:val="00231C7B"/>
    <w:rsid w:val="00231D05"/>
    <w:rsid w:val="00234F2D"/>
    <w:rsid w:val="00241D2D"/>
    <w:rsid w:val="0024723A"/>
    <w:rsid w:val="00271043"/>
    <w:rsid w:val="002742A5"/>
    <w:rsid w:val="00277970"/>
    <w:rsid w:val="0029460C"/>
    <w:rsid w:val="00295348"/>
    <w:rsid w:val="0029731C"/>
    <w:rsid w:val="002A7F27"/>
    <w:rsid w:val="002B3A6E"/>
    <w:rsid w:val="002B63F5"/>
    <w:rsid w:val="002B7D92"/>
    <w:rsid w:val="002C4F8E"/>
    <w:rsid w:val="002C6F12"/>
    <w:rsid w:val="002D0BC8"/>
    <w:rsid w:val="002D34B4"/>
    <w:rsid w:val="002D5FFD"/>
    <w:rsid w:val="002F15C0"/>
    <w:rsid w:val="002F2450"/>
    <w:rsid w:val="00307A51"/>
    <w:rsid w:val="00315615"/>
    <w:rsid w:val="00323CD4"/>
    <w:rsid w:val="003272C8"/>
    <w:rsid w:val="00333AFC"/>
    <w:rsid w:val="00333C8F"/>
    <w:rsid w:val="00342FFD"/>
    <w:rsid w:val="003532CD"/>
    <w:rsid w:val="00366403"/>
    <w:rsid w:val="0038641F"/>
    <w:rsid w:val="003928C6"/>
    <w:rsid w:val="00393EA7"/>
    <w:rsid w:val="0039504F"/>
    <w:rsid w:val="003A6274"/>
    <w:rsid w:val="003B2A00"/>
    <w:rsid w:val="003C016B"/>
    <w:rsid w:val="003C031F"/>
    <w:rsid w:val="003D058F"/>
    <w:rsid w:val="003D4D26"/>
    <w:rsid w:val="003E6005"/>
    <w:rsid w:val="003E77DE"/>
    <w:rsid w:val="003F544D"/>
    <w:rsid w:val="003F57C4"/>
    <w:rsid w:val="003F6D5D"/>
    <w:rsid w:val="004056BE"/>
    <w:rsid w:val="00405887"/>
    <w:rsid w:val="00411966"/>
    <w:rsid w:val="004159B2"/>
    <w:rsid w:val="00424409"/>
    <w:rsid w:val="00430A66"/>
    <w:rsid w:val="004357FF"/>
    <w:rsid w:val="004404B4"/>
    <w:rsid w:val="00445FAA"/>
    <w:rsid w:val="00451091"/>
    <w:rsid w:val="00452F53"/>
    <w:rsid w:val="00461537"/>
    <w:rsid w:val="004657F9"/>
    <w:rsid w:val="004733BA"/>
    <w:rsid w:val="004833D1"/>
    <w:rsid w:val="00484F8D"/>
    <w:rsid w:val="00494966"/>
    <w:rsid w:val="00495CA6"/>
    <w:rsid w:val="004A23B8"/>
    <w:rsid w:val="004B0B35"/>
    <w:rsid w:val="004B27FB"/>
    <w:rsid w:val="004E2CA1"/>
    <w:rsid w:val="004E7132"/>
    <w:rsid w:val="004F5E2B"/>
    <w:rsid w:val="004F7344"/>
    <w:rsid w:val="00514695"/>
    <w:rsid w:val="00524351"/>
    <w:rsid w:val="0053084F"/>
    <w:rsid w:val="00545E00"/>
    <w:rsid w:val="00547354"/>
    <w:rsid w:val="00547E72"/>
    <w:rsid w:val="00550415"/>
    <w:rsid w:val="00576665"/>
    <w:rsid w:val="00587EA5"/>
    <w:rsid w:val="00595DE6"/>
    <w:rsid w:val="00596C07"/>
    <w:rsid w:val="005B5EF9"/>
    <w:rsid w:val="005C061F"/>
    <w:rsid w:val="005C12F9"/>
    <w:rsid w:val="005C17B7"/>
    <w:rsid w:val="005C19A0"/>
    <w:rsid w:val="005E7CBC"/>
    <w:rsid w:val="00626F59"/>
    <w:rsid w:val="006335C4"/>
    <w:rsid w:val="00637E05"/>
    <w:rsid w:val="00651BD3"/>
    <w:rsid w:val="00670900"/>
    <w:rsid w:val="00677525"/>
    <w:rsid w:val="0068236B"/>
    <w:rsid w:val="006924F7"/>
    <w:rsid w:val="00697278"/>
    <w:rsid w:val="006A20E8"/>
    <w:rsid w:val="006C188A"/>
    <w:rsid w:val="006D32F4"/>
    <w:rsid w:val="006E0663"/>
    <w:rsid w:val="006E1106"/>
    <w:rsid w:val="006E66DE"/>
    <w:rsid w:val="006E7591"/>
    <w:rsid w:val="00734E0F"/>
    <w:rsid w:val="0073590E"/>
    <w:rsid w:val="007373E0"/>
    <w:rsid w:val="007467E1"/>
    <w:rsid w:val="0075685E"/>
    <w:rsid w:val="00757639"/>
    <w:rsid w:val="0076739B"/>
    <w:rsid w:val="00775882"/>
    <w:rsid w:val="007902EB"/>
    <w:rsid w:val="0079106A"/>
    <w:rsid w:val="007A5D6F"/>
    <w:rsid w:val="007B5C18"/>
    <w:rsid w:val="007B5F65"/>
    <w:rsid w:val="007D6FEC"/>
    <w:rsid w:val="007E084A"/>
    <w:rsid w:val="007E0BB9"/>
    <w:rsid w:val="007F07E1"/>
    <w:rsid w:val="007F083F"/>
    <w:rsid w:val="007F252B"/>
    <w:rsid w:val="00801AE3"/>
    <w:rsid w:val="00804C34"/>
    <w:rsid w:val="00816784"/>
    <w:rsid w:val="008213E9"/>
    <w:rsid w:val="0083596D"/>
    <w:rsid w:val="0084146C"/>
    <w:rsid w:val="00844817"/>
    <w:rsid w:val="00845A8D"/>
    <w:rsid w:val="00852CC2"/>
    <w:rsid w:val="00862A99"/>
    <w:rsid w:val="0087169F"/>
    <w:rsid w:val="008734D8"/>
    <w:rsid w:val="00874B32"/>
    <w:rsid w:val="008753C9"/>
    <w:rsid w:val="00881FD1"/>
    <w:rsid w:val="00883931"/>
    <w:rsid w:val="00891D70"/>
    <w:rsid w:val="00894BDB"/>
    <w:rsid w:val="00897CE0"/>
    <w:rsid w:val="008A0DEA"/>
    <w:rsid w:val="008B2970"/>
    <w:rsid w:val="008C038B"/>
    <w:rsid w:val="008C4BC6"/>
    <w:rsid w:val="008C78BF"/>
    <w:rsid w:val="008C799D"/>
    <w:rsid w:val="008D0055"/>
    <w:rsid w:val="008E27C1"/>
    <w:rsid w:val="008E2D9F"/>
    <w:rsid w:val="008E44F2"/>
    <w:rsid w:val="008F0E41"/>
    <w:rsid w:val="008F1FA7"/>
    <w:rsid w:val="008F5D69"/>
    <w:rsid w:val="008F7819"/>
    <w:rsid w:val="008F7F3E"/>
    <w:rsid w:val="00910BB8"/>
    <w:rsid w:val="0091128E"/>
    <w:rsid w:val="00924C79"/>
    <w:rsid w:val="00931BD6"/>
    <w:rsid w:val="00935672"/>
    <w:rsid w:val="009371DA"/>
    <w:rsid w:val="00937755"/>
    <w:rsid w:val="00946C82"/>
    <w:rsid w:val="00952C5B"/>
    <w:rsid w:val="0096490C"/>
    <w:rsid w:val="00992358"/>
    <w:rsid w:val="009934EE"/>
    <w:rsid w:val="009B0355"/>
    <w:rsid w:val="009B5B40"/>
    <w:rsid w:val="009C0A2C"/>
    <w:rsid w:val="009D18BD"/>
    <w:rsid w:val="009D245A"/>
    <w:rsid w:val="009D5148"/>
    <w:rsid w:val="009E3383"/>
    <w:rsid w:val="009E3971"/>
    <w:rsid w:val="009F151F"/>
    <w:rsid w:val="009F30B8"/>
    <w:rsid w:val="00A07946"/>
    <w:rsid w:val="00A205B8"/>
    <w:rsid w:val="00A21252"/>
    <w:rsid w:val="00A2268E"/>
    <w:rsid w:val="00A22852"/>
    <w:rsid w:val="00A27ECF"/>
    <w:rsid w:val="00A340B3"/>
    <w:rsid w:val="00A5198B"/>
    <w:rsid w:val="00A52D3C"/>
    <w:rsid w:val="00A61F2B"/>
    <w:rsid w:val="00A64C81"/>
    <w:rsid w:val="00A738FD"/>
    <w:rsid w:val="00A8075B"/>
    <w:rsid w:val="00A86227"/>
    <w:rsid w:val="00A9034E"/>
    <w:rsid w:val="00AA08EF"/>
    <w:rsid w:val="00AA7006"/>
    <w:rsid w:val="00AC397A"/>
    <w:rsid w:val="00AD19BF"/>
    <w:rsid w:val="00AE147E"/>
    <w:rsid w:val="00AE44FC"/>
    <w:rsid w:val="00AF0C3D"/>
    <w:rsid w:val="00AF67A5"/>
    <w:rsid w:val="00B00916"/>
    <w:rsid w:val="00B06720"/>
    <w:rsid w:val="00B23371"/>
    <w:rsid w:val="00B31FE4"/>
    <w:rsid w:val="00B378D2"/>
    <w:rsid w:val="00B55975"/>
    <w:rsid w:val="00B77557"/>
    <w:rsid w:val="00B812B4"/>
    <w:rsid w:val="00B954D2"/>
    <w:rsid w:val="00BB49AA"/>
    <w:rsid w:val="00BD37EC"/>
    <w:rsid w:val="00BE023D"/>
    <w:rsid w:val="00BE5276"/>
    <w:rsid w:val="00BF56BB"/>
    <w:rsid w:val="00C0340C"/>
    <w:rsid w:val="00C0480B"/>
    <w:rsid w:val="00C05760"/>
    <w:rsid w:val="00C05ED5"/>
    <w:rsid w:val="00C1200C"/>
    <w:rsid w:val="00C14AD7"/>
    <w:rsid w:val="00C34F34"/>
    <w:rsid w:val="00C45676"/>
    <w:rsid w:val="00C52F0A"/>
    <w:rsid w:val="00C5796C"/>
    <w:rsid w:val="00C64160"/>
    <w:rsid w:val="00C87F39"/>
    <w:rsid w:val="00C94A0B"/>
    <w:rsid w:val="00CB4400"/>
    <w:rsid w:val="00CC3F98"/>
    <w:rsid w:val="00CD03E5"/>
    <w:rsid w:val="00CD1478"/>
    <w:rsid w:val="00CF3B18"/>
    <w:rsid w:val="00D0544C"/>
    <w:rsid w:val="00D06A6D"/>
    <w:rsid w:val="00D21314"/>
    <w:rsid w:val="00D2694A"/>
    <w:rsid w:val="00D348FA"/>
    <w:rsid w:val="00D477D2"/>
    <w:rsid w:val="00D47F01"/>
    <w:rsid w:val="00D51CF1"/>
    <w:rsid w:val="00D64814"/>
    <w:rsid w:val="00D67DFE"/>
    <w:rsid w:val="00D72602"/>
    <w:rsid w:val="00D735C3"/>
    <w:rsid w:val="00D76E74"/>
    <w:rsid w:val="00D85288"/>
    <w:rsid w:val="00DA24CB"/>
    <w:rsid w:val="00DB69DD"/>
    <w:rsid w:val="00DC17CF"/>
    <w:rsid w:val="00DC2B54"/>
    <w:rsid w:val="00DE0575"/>
    <w:rsid w:val="00DE4029"/>
    <w:rsid w:val="00DF6234"/>
    <w:rsid w:val="00DF7174"/>
    <w:rsid w:val="00E002EA"/>
    <w:rsid w:val="00E00CB9"/>
    <w:rsid w:val="00E01BBC"/>
    <w:rsid w:val="00E1665D"/>
    <w:rsid w:val="00E167CB"/>
    <w:rsid w:val="00E218A1"/>
    <w:rsid w:val="00E2326B"/>
    <w:rsid w:val="00E269EF"/>
    <w:rsid w:val="00E30557"/>
    <w:rsid w:val="00E4212C"/>
    <w:rsid w:val="00E5432E"/>
    <w:rsid w:val="00E61657"/>
    <w:rsid w:val="00E66D78"/>
    <w:rsid w:val="00E84EC2"/>
    <w:rsid w:val="00EA47CC"/>
    <w:rsid w:val="00EB19D9"/>
    <w:rsid w:val="00ED0107"/>
    <w:rsid w:val="00ED7954"/>
    <w:rsid w:val="00EE3CE5"/>
    <w:rsid w:val="00EE460A"/>
    <w:rsid w:val="00EE62E4"/>
    <w:rsid w:val="00EF43BC"/>
    <w:rsid w:val="00EF5D88"/>
    <w:rsid w:val="00F20AB4"/>
    <w:rsid w:val="00F20E7D"/>
    <w:rsid w:val="00F43088"/>
    <w:rsid w:val="00F45CC7"/>
    <w:rsid w:val="00F51461"/>
    <w:rsid w:val="00F53AD2"/>
    <w:rsid w:val="00F556F5"/>
    <w:rsid w:val="00F6308B"/>
    <w:rsid w:val="00F65B22"/>
    <w:rsid w:val="00F67AEA"/>
    <w:rsid w:val="00F96A4A"/>
    <w:rsid w:val="00FB165A"/>
    <w:rsid w:val="00FF3875"/>
    <w:rsid w:val="039C5B4F"/>
    <w:rsid w:val="03CFE97F"/>
    <w:rsid w:val="0677128C"/>
    <w:rsid w:val="07C52DCD"/>
    <w:rsid w:val="0D13E90A"/>
    <w:rsid w:val="0D40B3BB"/>
    <w:rsid w:val="0E4DBDDD"/>
    <w:rsid w:val="0E75FCC3"/>
    <w:rsid w:val="0EFDB8D1"/>
    <w:rsid w:val="1051C23D"/>
    <w:rsid w:val="1061B5FA"/>
    <w:rsid w:val="11AF409A"/>
    <w:rsid w:val="17240216"/>
    <w:rsid w:val="1899F8B6"/>
    <w:rsid w:val="190A583C"/>
    <w:rsid w:val="1C06DB7B"/>
    <w:rsid w:val="1F72DBFA"/>
    <w:rsid w:val="23879ADB"/>
    <w:rsid w:val="23C60CC6"/>
    <w:rsid w:val="246BEBBA"/>
    <w:rsid w:val="28A9840A"/>
    <w:rsid w:val="2C5DD542"/>
    <w:rsid w:val="2D78B025"/>
    <w:rsid w:val="2DC4E7E5"/>
    <w:rsid w:val="2E1FF820"/>
    <w:rsid w:val="318F2094"/>
    <w:rsid w:val="31A06B5C"/>
    <w:rsid w:val="31D4F0C2"/>
    <w:rsid w:val="31E14159"/>
    <w:rsid w:val="33DFA16A"/>
    <w:rsid w:val="39D021D6"/>
    <w:rsid w:val="3AADB32A"/>
    <w:rsid w:val="3DF21F2D"/>
    <w:rsid w:val="42E184D1"/>
    <w:rsid w:val="458DF2E5"/>
    <w:rsid w:val="46BF2A1A"/>
    <w:rsid w:val="477FD916"/>
    <w:rsid w:val="4A8E9575"/>
    <w:rsid w:val="4AA52C07"/>
    <w:rsid w:val="4DF4C53B"/>
    <w:rsid w:val="506E6D48"/>
    <w:rsid w:val="516A09EE"/>
    <w:rsid w:val="51762F87"/>
    <w:rsid w:val="52AF3B0C"/>
    <w:rsid w:val="53DED878"/>
    <w:rsid w:val="53E82FBE"/>
    <w:rsid w:val="53F0E459"/>
    <w:rsid w:val="569E4F82"/>
    <w:rsid w:val="5782AC2F"/>
    <w:rsid w:val="5B693399"/>
    <w:rsid w:val="5BDF72B3"/>
    <w:rsid w:val="5CD2B242"/>
    <w:rsid w:val="5D56E464"/>
    <w:rsid w:val="5FA47248"/>
    <w:rsid w:val="61530E4B"/>
    <w:rsid w:val="616D5674"/>
    <w:rsid w:val="6434C96C"/>
    <w:rsid w:val="6693040E"/>
    <w:rsid w:val="66CC6070"/>
    <w:rsid w:val="679ADEFC"/>
    <w:rsid w:val="683FE809"/>
    <w:rsid w:val="683FE809"/>
    <w:rsid w:val="6CB7FC67"/>
    <w:rsid w:val="702BC941"/>
    <w:rsid w:val="7053B0C2"/>
    <w:rsid w:val="737EB1F6"/>
    <w:rsid w:val="78A8ECAF"/>
    <w:rsid w:val="78B83276"/>
    <w:rsid w:val="7ACBB2E8"/>
    <w:rsid w:val="7B1DB439"/>
    <w:rsid w:val="7B8C4CE9"/>
    <w:rsid w:val="7C020518"/>
    <w:rsid w:val="7C303B8C"/>
    <w:rsid w:val="7F1CC06A"/>
    <w:rsid w:val="7FEC92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919E"/>
  <w15:chartTrackingRefBased/>
  <w15:docId w15:val="{591871F5-9391-4740-A197-C60A6B2487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next w:val="Normal"/>
    <w:link w:val="Heading1Char"/>
    <w:uiPriority w:val="9"/>
    <w:qFormat/>
    <w:rsid w:val="003F57C4"/>
    <w:pPr>
      <w:keepNext/>
      <w:keepLines/>
      <w:spacing w:after="0"/>
      <w:outlineLvl w:val="0"/>
    </w:pPr>
    <w:rPr>
      <w:rFonts w:ascii="Calibri" w:hAnsi="Calibri" w:eastAsia="Calibri" w:cs="Calibri"/>
      <w:color w:val="2F5496"/>
      <w:kern w:val="0"/>
      <w:sz w:val="32"/>
    </w:rPr>
  </w:style>
  <w:style w:type="paragraph" w:styleId="Heading2">
    <w:name w:val="heading 2"/>
    <w:next w:val="Normal"/>
    <w:link w:val="Heading2Char"/>
    <w:uiPriority w:val="9"/>
    <w:unhideWhenUsed/>
    <w:qFormat/>
    <w:rsid w:val="003F57C4"/>
    <w:pPr>
      <w:keepNext/>
      <w:keepLines/>
      <w:spacing w:after="0"/>
      <w:ind w:left="10" w:hanging="10"/>
      <w:outlineLvl w:val="1"/>
    </w:pPr>
    <w:rPr>
      <w:rFonts w:ascii="Calibri" w:hAnsi="Calibri" w:eastAsia="Calibri" w:cs="Calibri"/>
      <w:color w:val="2F5496"/>
      <w:kern w:val="0"/>
      <w:sz w:val="26"/>
    </w:rPr>
  </w:style>
  <w:style w:type="paragraph" w:styleId="Heading3">
    <w:name w:val="heading 3"/>
    <w:basedOn w:val="Normal"/>
    <w:next w:val="Normal"/>
    <w:link w:val="Heading3Char"/>
    <w:uiPriority w:val="9"/>
    <w:semiHidden/>
    <w:unhideWhenUsed/>
    <w:qFormat/>
    <w:rsid w:val="004A23B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4351"/>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2472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3F57C4"/>
    <w:rPr>
      <w:rFonts w:ascii="Calibri" w:hAnsi="Calibri" w:eastAsia="Calibri" w:cs="Calibri"/>
      <w:color w:val="2F5496"/>
      <w:kern w:val="0"/>
      <w:sz w:val="32"/>
    </w:rPr>
  </w:style>
  <w:style w:type="character" w:styleId="Heading2Char" w:customStyle="1">
    <w:name w:val="Heading 2 Char"/>
    <w:basedOn w:val="DefaultParagraphFont"/>
    <w:link w:val="Heading2"/>
    <w:uiPriority w:val="9"/>
    <w:rsid w:val="003F57C4"/>
    <w:rPr>
      <w:rFonts w:ascii="Calibri" w:hAnsi="Calibri" w:eastAsia="Calibri" w:cs="Calibri"/>
      <w:color w:val="2F5496"/>
      <w:kern w:val="0"/>
      <w:sz w:val="26"/>
    </w:rPr>
  </w:style>
  <w:style w:type="table" w:styleId="TableGrid0" w:customStyle="1">
    <w:name w:val="TableGrid"/>
    <w:rsid w:val="003F57C4"/>
    <w:pPr>
      <w:spacing w:after="0" w:line="240" w:lineRule="auto"/>
    </w:pPr>
    <w:rPr>
      <w:rFonts w:eastAsiaTheme="minorEastAsia"/>
      <w:kern w:val="0"/>
    </w:rPr>
    <w:tblPr>
      <w:tblCellMar>
        <w:top w:w="0" w:type="dxa"/>
        <w:left w:w="0" w:type="dxa"/>
        <w:bottom w:w="0" w:type="dxa"/>
        <w:right w:w="0" w:type="dxa"/>
      </w:tblCellMar>
    </w:tblPr>
  </w:style>
  <w:style w:type="paragraph" w:styleId="Title">
    <w:name w:val="Title"/>
    <w:basedOn w:val="Normal"/>
    <w:next w:val="Normal"/>
    <w:link w:val="TitleChar"/>
    <w:uiPriority w:val="10"/>
    <w:qFormat/>
    <w:rsid w:val="003F57C4"/>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F57C4"/>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757639"/>
    <w:pPr>
      <w:ind w:left="720"/>
      <w:contextualSpacing/>
    </w:pPr>
  </w:style>
  <w:style w:type="character" w:styleId="Hyperlink">
    <w:name w:val="Hyperlink"/>
    <w:basedOn w:val="DefaultParagraphFont"/>
    <w:uiPriority w:val="99"/>
    <w:unhideWhenUsed/>
    <w:rsid w:val="00992358"/>
    <w:rPr>
      <w:color w:val="0563C1" w:themeColor="hyperlink"/>
      <w:u w:val="single"/>
    </w:rPr>
  </w:style>
  <w:style w:type="character" w:styleId="UnresolvedMention">
    <w:name w:val="Unresolved Mention"/>
    <w:basedOn w:val="DefaultParagraphFont"/>
    <w:uiPriority w:val="99"/>
    <w:semiHidden/>
    <w:unhideWhenUsed/>
    <w:rsid w:val="00992358"/>
    <w:rPr>
      <w:color w:val="605E5C"/>
      <w:shd w:val="clear" w:color="auto" w:fill="E1DFDD"/>
    </w:rPr>
  </w:style>
  <w:style w:type="paragraph" w:styleId="TOCHeading">
    <w:name w:val="TOC Heading"/>
    <w:basedOn w:val="Heading1"/>
    <w:next w:val="Normal"/>
    <w:uiPriority w:val="39"/>
    <w:unhideWhenUsed/>
    <w:qFormat/>
    <w:rsid w:val="00DC17CF"/>
    <w:pPr>
      <w:spacing w:before="240"/>
      <w:outlineLvl w:val="9"/>
    </w:pPr>
    <w:rPr>
      <w:rFonts w:asciiTheme="majorHAnsi" w:hAnsiTheme="majorHAnsi" w:eastAsiaTheme="majorEastAsia" w:cstheme="majorBidi"/>
      <w:color w:val="2F5496" w:themeColor="accent1" w:themeShade="BF"/>
      <w:szCs w:val="32"/>
    </w:rPr>
  </w:style>
  <w:style w:type="paragraph" w:styleId="TOC1">
    <w:name w:val="toc 1"/>
    <w:basedOn w:val="Normal"/>
    <w:next w:val="Normal"/>
    <w:autoRedefine/>
    <w:uiPriority w:val="39"/>
    <w:unhideWhenUsed/>
    <w:rsid w:val="00DC17CF"/>
    <w:pPr>
      <w:spacing w:after="100"/>
    </w:pPr>
  </w:style>
  <w:style w:type="paragraph" w:styleId="TOC2">
    <w:name w:val="toc 2"/>
    <w:basedOn w:val="Normal"/>
    <w:next w:val="Normal"/>
    <w:autoRedefine/>
    <w:uiPriority w:val="39"/>
    <w:unhideWhenUsed/>
    <w:rsid w:val="007B5C18"/>
    <w:pPr>
      <w:tabs>
        <w:tab w:val="right" w:leader="dot" w:pos="9350"/>
      </w:tabs>
      <w:spacing w:after="100"/>
      <w:ind w:left="220"/>
    </w:pPr>
  </w:style>
  <w:style w:type="paragraph" w:styleId="Header">
    <w:name w:val="header"/>
    <w:basedOn w:val="Normal"/>
    <w:link w:val="HeaderChar"/>
    <w:uiPriority w:val="99"/>
    <w:unhideWhenUsed/>
    <w:rsid w:val="008C7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8C78BF"/>
  </w:style>
  <w:style w:type="paragraph" w:styleId="Footer">
    <w:name w:val="footer"/>
    <w:basedOn w:val="Normal"/>
    <w:link w:val="FooterChar"/>
    <w:uiPriority w:val="99"/>
    <w:unhideWhenUsed/>
    <w:rsid w:val="008C7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8C78BF"/>
  </w:style>
  <w:style w:type="paragraph" w:styleId="Revision">
    <w:name w:val="Revision"/>
    <w:hidden/>
    <w:uiPriority w:val="99"/>
    <w:semiHidden/>
    <w:rsid w:val="00DB69DD"/>
    <w:pPr>
      <w:spacing w:after="0" w:line="240" w:lineRule="auto"/>
    </w:pPr>
  </w:style>
  <w:style w:type="character" w:styleId="Heading4Char" w:customStyle="1">
    <w:name w:val="Heading 4 Char"/>
    <w:basedOn w:val="DefaultParagraphFont"/>
    <w:link w:val="Heading4"/>
    <w:uiPriority w:val="9"/>
    <w:semiHidden/>
    <w:rsid w:val="00524351"/>
    <w:rPr>
      <w:rFonts w:asciiTheme="majorHAnsi" w:hAnsiTheme="majorHAnsi" w:eastAsiaTheme="majorEastAsia" w:cstheme="majorBidi"/>
      <w:i/>
      <w:iCs/>
      <w:color w:val="2F5496" w:themeColor="accent1" w:themeShade="BF"/>
    </w:rPr>
  </w:style>
  <w:style w:type="paragraph" w:styleId="BodyText">
    <w:name w:val="Body Text"/>
    <w:link w:val="BodyTextChar"/>
    <w:unhideWhenUsed/>
    <w:qFormat/>
    <w:rsid w:val="00524351"/>
    <w:pPr>
      <w:spacing w:before="120" w:after="120" w:line="240" w:lineRule="exact"/>
    </w:pPr>
    <w:rPr>
      <w:rFonts w:ascii="Arial" w:hAnsi="Arial" w:eastAsia="Times New Roman" w:cs="Times New Roman"/>
      <w:kern w:val="0"/>
      <w:sz w:val="20"/>
    </w:rPr>
  </w:style>
  <w:style w:type="character" w:styleId="BodyTextChar" w:customStyle="1">
    <w:name w:val="Body Text Char"/>
    <w:basedOn w:val="DefaultParagraphFont"/>
    <w:link w:val="BodyText"/>
    <w:rsid w:val="00524351"/>
    <w:rPr>
      <w:rFonts w:ascii="Arial" w:hAnsi="Arial" w:eastAsia="Times New Roman" w:cs="Times New Roman"/>
      <w:kern w:val="0"/>
      <w:sz w:val="20"/>
    </w:rPr>
  </w:style>
  <w:style w:type="paragraph" w:styleId="CommentText">
    <w:name w:val="annotation text"/>
    <w:basedOn w:val="Normal"/>
    <w:link w:val="CommentTextChar"/>
    <w:uiPriority w:val="99"/>
    <w:semiHidden/>
    <w:unhideWhenUsed/>
    <w:rsid w:val="00524351"/>
    <w:pPr>
      <w:spacing w:after="120" w:line="240" w:lineRule="auto"/>
    </w:pPr>
    <w:rPr>
      <w:rFonts w:ascii="Arial" w:hAnsi="Arial" w:eastAsia="Times New Roman" w:cs="Times New Roman"/>
      <w:kern w:val="0"/>
      <w:sz w:val="20"/>
      <w:szCs w:val="20"/>
    </w:rPr>
  </w:style>
  <w:style w:type="character" w:styleId="CommentTextChar" w:customStyle="1">
    <w:name w:val="Comment Text Char"/>
    <w:basedOn w:val="DefaultParagraphFont"/>
    <w:link w:val="CommentText"/>
    <w:uiPriority w:val="99"/>
    <w:semiHidden/>
    <w:rsid w:val="00524351"/>
    <w:rPr>
      <w:rFonts w:ascii="Arial" w:hAnsi="Arial" w:eastAsia="Times New Roman" w:cs="Times New Roman"/>
      <w:kern w:val="0"/>
      <w:sz w:val="20"/>
      <w:szCs w:val="20"/>
    </w:rPr>
  </w:style>
  <w:style w:type="character" w:styleId="CommentReference">
    <w:name w:val="annotation reference"/>
    <w:basedOn w:val="DefaultParagraphFont"/>
    <w:uiPriority w:val="99"/>
    <w:semiHidden/>
    <w:unhideWhenUsed/>
    <w:rsid w:val="00524351"/>
    <w:rPr>
      <w:rFonts w:hint="default" w:ascii="Times New Roman" w:hAnsi="Times New Roman" w:cs="Times New Roman"/>
      <w:sz w:val="16"/>
      <w:szCs w:val="16"/>
    </w:rPr>
  </w:style>
  <w:style w:type="paragraph" w:styleId="exa" w:customStyle="1">
    <w:name w:val="exa"/>
    <w:basedOn w:val="Normal"/>
    <w:rsid w:val="00891D70"/>
    <w:pPr>
      <w:spacing w:before="100" w:beforeAutospacing="1" w:after="100" w:afterAutospacing="1" w:line="240" w:lineRule="auto"/>
    </w:pPr>
    <w:rPr>
      <w:rFonts w:ascii="Times New Roman" w:hAnsi="Times New Roman" w:eastAsia="Times New Roman" w:cs="Times New Roman"/>
      <w:kern w:val="0"/>
      <w:sz w:val="24"/>
      <w:szCs w:val="24"/>
    </w:rPr>
  </w:style>
  <w:style w:type="character" w:styleId="Heading3Char" w:customStyle="1">
    <w:name w:val="Heading 3 Char"/>
    <w:basedOn w:val="DefaultParagraphFont"/>
    <w:link w:val="Heading3"/>
    <w:uiPriority w:val="9"/>
    <w:semiHidden/>
    <w:rsid w:val="004A23B8"/>
    <w:rPr>
      <w:rFonts w:asciiTheme="majorHAnsi" w:hAnsiTheme="majorHAnsi" w:eastAsiaTheme="majorEastAsia" w:cstheme="majorBidi"/>
      <w:color w:val="1F3763" w:themeColor="accent1" w:themeShade="7F"/>
      <w:sz w:val="24"/>
      <w:szCs w:val="24"/>
    </w:rPr>
  </w:style>
  <w:style w:type="character" w:styleId="IntenseEmphasis">
    <w:name w:val="Intense Emphasis"/>
    <w:basedOn w:val="DefaultParagraphFont"/>
    <w:uiPriority w:val="21"/>
    <w:qFormat/>
    <w:rsid w:val="00D2694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15">
      <w:bodyDiv w:val="1"/>
      <w:marLeft w:val="0"/>
      <w:marRight w:val="0"/>
      <w:marTop w:val="0"/>
      <w:marBottom w:val="0"/>
      <w:divBdr>
        <w:top w:val="none" w:sz="0" w:space="0" w:color="auto"/>
        <w:left w:val="none" w:sz="0" w:space="0" w:color="auto"/>
        <w:bottom w:val="none" w:sz="0" w:space="0" w:color="auto"/>
        <w:right w:val="none" w:sz="0" w:space="0" w:color="auto"/>
      </w:divBdr>
    </w:div>
    <w:div w:id="434518967">
      <w:bodyDiv w:val="1"/>
      <w:marLeft w:val="0"/>
      <w:marRight w:val="0"/>
      <w:marTop w:val="0"/>
      <w:marBottom w:val="0"/>
      <w:divBdr>
        <w:top w:val="none" w:sz="0" w:space="0" w:color="auto"/>
        <w:left w:val="none" w:sz="0" w:space="0" w:color="auto"/>
        <w:bottom w:val="none" w:sz="0" w:space="0" w:color="auto"/>
        <w:right w:val="none" w:sz="0" w:space="0" w:color="auto"/>
      </w:divBdr>
    </w:div>
    <w:div w:id="444035650">
      <w:bodyDiv w:val="1"/>
      <w:marLeft w:val="0"/>
      <w:marRight w:val="0"/>
      <w:marTop w:val="0"/>
      <w:marBottom w:val="0"/>
      <w:divBdr>
        <w:top w:val="none" w:sz="0" w:space="0" w:color="auto"/>
        <w:left w:val="none" w:sz="0" w:space="0" w:color="auto"/>
        <w:bottom w:val="none" w:sz="0" w:space="0" w:color="auto"/>
        <w:right w:val="none" w:sz="0" w:space="0" w:color="auto"/>
      </w:divBdr>
    </w:div>
    <w:div w:id="538934330">
      <w:bodyDiv w:val="1"/>
      <w:marLeft w:val="0"/>
      <w:marRight w:val="0"/>
      <w:marTop w:val="0"/>
      <w:marBottom w:val="0"/>
      <w:divBdr>
        <w:top w:val="none" w:sz="0" w:space="0" w:color="auto"/>
        <w:left w:val="none" w:sz="0" w:space="0" w:color="auto"/>
        <w:bottom w:val="none" w:sz="0" w:space="0" w:color="auto"/>
        <w:right w:val="none" w:sz="0" w:space="0" w:color="auto"/>
      </w:divBdr>
    </w:div>
    <w:div w:id="630018542">
      <w:bodyDiv w:val="1"/>
      <w:marLeft w:val="0"/>
      <w:marRight w:val="0"/>
      <w:marTop w:val="0"/>
      <w:marBottom w:val="0"/>
      <w:divBdr>
        <w:top w:val="none" w:sz="0" w:space="0" w:color="auto"/>
        <w:left w:val="none" w:sz="0" w:space="0" w:color="auto"/>
        <w:bottom w:val="none" w:sz="0" w:space="0" w:color="auto"/>
        <w:right w:val="none" w:sz="0" w:space="0" w:color="auto"/>
      </w:divBdr>
    </w:div>
    <w:div w:id="917791521">
      <w:bodyDiv w:val="1"/>
      <w:marLeft w:val="0"/>
      <w:marRight w:val="0"/>
      <w:marTop w:val="0"/>
      <w:marBottom w:val="0"/>
      <w:divBdr>
        <w:top w:val="none" w:sz="0" w:space="0" w:color="auto"/>
        <w:left w:val="none" w:sz="0" w:space="0" w:color="auto"/>
        <w:bottom w:val="none" w:sz="0" w:space="0" w:color="auto"/>
        <w:right w:val="none" w:sz="0" w:space="0" w:color="auto"/>
      </w:divBdr>
    </w:div>
    <w:div w:id="1166937121">
      <w:bodyDiv w:val="1"/>
      <w:marLeft w:val="0"/>
      <w:marRight w:val="0"/>
      <w:marTop w:val="0"/>
      <w:marBottom w:val="0"/>
      <w:divBdr>
        <w:top w:val="none" w:sz="0" w:space="0" w:color="auto"/>
        <w:left w:val="none" w:sz="0" w:space="0" w:color="auto"/>
        <w:bottom w:val="none" w:sz="0" w:space="0" w:color="auto"/>
        <w:right w:val="none" w:sz="0" w:space="0" w:color="auto"/>
      </w:divBdr>
    </w:div>
    <w:div w:id="1232499501">
      <w:bodyDiv w:val="1"/>
      <w:marLeft w:val="0"/>
      <w:marRight w:val="0"/>
      <w:marTop w:val="0"/>
      <w:marBottom w:val="0"/>
      <w:divBdr>
        <w:top w:val="none" w:sz="0" w:space="0" w:color="auto"/>
        <w:left w:val="none" w:sz="0" w:space="0" w:color="auto"/>
        <w:bottom w:val="none" w:sz="0" w:space="0" w:color="auto"/>
        <w:right w:val="none" w:sz="0" w:space="0" w:color="auto"/>
      </w:divBdr>
    </w:div>
    <w:div w:id="1524250465">
      <w:bodyDiv w:val="1"/>
      <w:marLeft w:val="0"/>
      <w:marRight w:val="0"/>
      <w:marTop w:val="0"/>
      <w:marBottom w:val="0"/>
      <w:divBdr>
        <w:top w:val="none" w:sz="0" w:space="0" w:color="auto"/>
        <w:left w:val="none" w:sz="0" w:space="0" w:color="auto"/>
        <w:bottom w:val="none" w:sz="0" w:space="0" w:color="auto"/>
        <w:right w:val="none" w:sz="0" w:space="0" w:color="auto"/>
      </w:divBdr>
      <w:divsChild>
        <w:div w:id="394547289">
          <w:marLeft w:val="0"/>
          <w:marRight w:val="0"/>
          <w:marTop w:val="0"/>
          <w:marBottom w:val="0"/>
          <w:divBdr>
            <w:top w:val="none" w:sz="0" w:space="0" w:color="auto"/>
            <w:left w:val="none" w:sz="0" w:space="0" w:color="auto"/>
            <w:bottom w:val="none" w:sz="0" w:space="0" w:color="auto"/>
            <w:right w:val="none" w:sz="0" w:space="0" w:color="auto"/>
          </w:divBdr>
          <w:divsChild>
            <w:div w:id="1907567096">
              <w:marLeft w:val="0"/>
              <w:marRight w:val="0"/>
              <w:marTop w:val="0"/>
              <w:marBottom w:val="0"/>
              <w:divBdr>
                <w:top w:val="none" w:sz="0" w:space="0" w:color="auto"/>
                <w:left w:val="none" w:sz="0" w:space="0" w:color="auto"/>
                <w:bottom w:val="none" w:sz="0" w:space="0" w:color="auto"/>
                <w:right w:val="none" w:sz="0" w:space="0" w:color="auto"/>
              </w:divBdr>
              <w:divsChild>
                <w:div w:id="1519662560">
                  <w:marLeft w:val="0"/>
                  <w:marRight w:val="0"/>
                  <w:marTop w:val="0"/>
                  <w:marBottom w:val="0"/>
                  <w:divBdr>
                    <w:top w:val="none" w:sz="0" w:space="0" w:color="auto"/>
                    <w:left w:val="none" w:sz="0" w:space="0" w:color="auto"/>
                    <w:bottom w:val="none" w:sz="0" w:space="0" w:color="auto"/>
                    <w:right w:val="none" w:sz="0" w:space="0" w:color="auto"/>
                  </w:divBdr>
                  <w:divsChild>
                    <w:div w:id="376246609">
                      <w:marLeft w:val="0"/>
                      <w:marRight w:val="0"/>
                      <w:marTop w:val="0"/>
                      <w:marBottom w:val="0"/>
                      <w:divBdr>
                        <w:top w:val="none" w:sz="0" w:space="0" w:color="auto"/>
                        <w:left w:val="none" w:sz="0" w:space="0" w:color="auto"/>
                        <w:bottom w:val="none" w:sz="0" w:space="0" w:color="auto"/>
                        <w:right w:val="none" w:sz="0" w:space="0" w:color="auto"/>
                      </w:divBdr>
                      <w:divsChild>
                        <w:div w:id="225142728">
                          <w:marLeft w:val="0"/>
                          <w:marRight w:val="0"/>
                          <w:marTop w:val="0"/>
                          <w:marBottom w:val="0"/>
                          <w:divBdr>
                            <w:top w:val="none" w:sz="0" w:space="0" w:color="auto"/>
                            <w:left w:val="none" w:sz="0" w:space="0" w:color="auto"/>
                            <w:bottom w:val="none" w:sz="0" w:space="0" w:color="auto"/>
                            <w:right w:val="none" w:sz="0" w:space="0" w:color="auto"/>
                          </w:divBdr>
                          <w:divsChild>
                            <w:div w:id="1070615037">
                              <w:marLeft w:val="0"/>
                              <w:marRight w:val="0"/>
                              <w:marTop w:val="0"/>
                              <w:marBottom w:val="0"/>
                              <w:divBdr>
                                <w:top w:val="none" w:sz="0" w:space="0" w:color="auto"/>
                                <w:left w:val="none" w:sz="0" w:space="0" w:color="auto"/>
                                <w:bottom w:val="none" w:sz="0" w:space="0" w:color="auto"/>
                                <w:right w:val="none" w:sz="0" w:space="0" w:color="auto"/>
                              </w:divBdr>
                              <w:divsChild>
                                <w:div w:id="995650022">
                                  <w:marLeft w:val="0"/>
                                  <w:marRight w:val="0"/>
                                  <w:marTop w:val="0"/>
                                  <w:marBottom w:val="0"/>
                                  <w:divBdr>
                                    <w:top w:val="none" w:sz="0" w:space="0" w:color="auto"/>
                                    <w:left w:val="none" w:sz="0" w:space="0" w:color="auto"/>
                                    <w:bottom w:val="none" w:sz="0" w:space="0" w:color="auto"/>
                                    <w:right w:val="none" w:sz="0" w:space="0" w:color="auto"/>
                                  </w:divBdr>
                                  <w:divsChild>
                                    <w:div w:id="142822463">
                                      <w:marLeft w:val="0"/>
                                      <w:marRight w:val="0"/>
                                      <w:marTop w:val="0"/>
                                      <w:marBottom w:val="0"/>
                                      <w:divBdr>
                                        <w:top w:val="none" w:sz="0" w:space="0" w:color="auto"/>
                                        <w:left w:val="none" w:sz="0" w:space="0" w:color="auto"/>
                                        <w:bottom w:val="none" w:sz="0" w:space="0" w:color="auto"/>
                                        <w:right w:val="none" w:sz="0" w:space="0" w:color="auto"/>
                                      </w:divBdr>
                                      <w:divsChild>
                                        <w:div w:id="300233525">
                                          <w:marLeft w:val="0"/>
                                          <w:marRight w:val="0"/>
                                          <w:marTop w:val="0"/>
                                          <w:marBottom w:val="0"/>
                                          <w:divBdr>
                                            <w:top w:val="none" w:sz="0" w:space="0" w:color="auto"/>
                                            <w:left w:val="none" w:sz="0" w:space="0" w:color="auto"/>
                                            <w:bottom w:val="none" w:sz="0" w:space="0" w:color="auto"/>
                                            <w:right w:val="none" w:sz="0" w:space="0" w:color="auto"/>
                                          </w:divBdr>
                                          <w:divsChild>
                                            <w:div w:id="2068332672">
                                              <w:marLeft w:val="-225"/>
                                              <w:marRight w:val="-225"/>
                                              <w:marTop w:val="0"/>
                                              <w:marBottom w:val="0"/>
                                              <w:divBdr>
                                                <w:top w:val="none" w:sz="0" w:space="0" w:color="auto"/>
                                                <w:left w:val="none" w:sz="0" w:space="0" w:color="auto"/>
                                                <w:bottom w:val="none" w:sz="0" w:space="0" w:color="auto"/>
                                                <w:right w:val="none" w:sz="0" w:space="0" w:color="auto"/>
                                              </w:divBdr>
                                              <w:divsChild>
                                                <w:div w:id="331027183">
                                                  <w:marLeft w:val="0"/>
                                                  <w:marRight w:val="0"/>
                                                  <w:marTop w:val="0"/>
                                                  <w:marBottom w:val="0"/>
                                                  <w:divBdr>
                                                    <w:top w:val="none" w:sz="0" w:space="0" w:color="auto"/>
                                                    <w:left w:val="none" w:sz="0" w:space="0" w:color="auto"/>
                                                    <w:bottom w:val="none" w:sz="0" w:space="0" w:color="auto"/>
                                                    <w:right w:val="none" w:sz="0" w:space="0" w:color="auto"/>
                                                  </w:divBdr>
                                                  <w:divsChild>
                                                    <w:div w:id="1362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8157600">
          <w:marLeft w:val="0"/>
          <w:marRight w:val="0"/>
          <w:marTop w:val="0"/>
          <w:marBottom w:val="0"/>
          <w:divBdr>
            <w:top w:val="none" w:sz="0" w:space="0" w:color="auto"/>
            <w:left w:val="none" w:sz="0" w:space="0" w:color="auto"/>
            <w:bottom w:val="none" w:sz="0" w:space="0" w:color="auto"/>
            <w:right w:val="none" w:sz="0" w:space="0" w:color="auto"/>
          </w:divBdr>
          <w:divsChild>
            <w:div w:id="525290454">
              <w:marLeft w:val="0"/>
              <w:marRight w:val="0"/>
              <w:marTop w:val="0"/>
              <w:marBottom w:val="0"/>
              <w:divBdr>
                <w:top w:val="none" w:sz="0" w:space="0" w:color="auto"/>
                <w:left w:val="none" w:sz="0" w:space="0" w:color="auto"/>
                <w:bottom w:val="none" w:sz="0" w:space="0" w:color="auto"/>
                <w:right w:val="none" w:sz="0" w:space="0" w:color="auto"/>
              </w:divBdr>
              <w:divsChild>
                <w:div w:id="1413506303">
                  <w:marLeft w:val="0"/>
                  <w:marRight w:val="0"/>
                  <w:marTop w:val="0"/>
                  <w:marBottom w:val="0"/>
                  <w:divBdr>
                    <w:top w:val="none" w:sz="0" w:space="0" w:color="auto"/>
                    <w:left w:val="none" w:sz="0" w:space="0" w:color="auto"/>
                    <w:bottom w:val="none" w:sz="0" w:space="0" w:color="auto"/>
                    <w:right w:val="none" w:sz="0" w:space="0" w:color="auto"/>
                  </w:divBdr>
                  <w:divsChild>
                    <w:div w:id="194387465">
                      <w:marLeft w:val="0"/>
                      <w:marRight w:val="0"/>
                      <w:marTop w:val="0"/>
                      <w:marBottom w:val="0"/>
                      <w:divBdr>
                        <w:top w:val="none" w:sz="0" w:space="0" w:color="auto"/>
                        <w:left w:val="none" w:sz="0" w:space="0" w:color="auto"/>
                        <w:bottom w:val="none" w:sz="0" w:space="0" w:color="auto"/>
                        <w:right w:val="none" w:sz="0" w:space="0" w:color="auto"/>
                      </w:divBdr>
                      <w:divsChild>
                        <w:div w:id="387534804">
                          <w:marLeft w:val="0"/>
                          <w:marRight w:val="0"/>
                          <w:marTop w:val="0"/>
                          <w:marBottom w:val="0"/>
                          <w:divBdr>
                            <w:top w:val="none" w:sz="0" w:space="0" w:color="auto"/>
                            <w:left w:val="none" w:sz="0" w:space="0" w:color="auto"/>
                            <w:bottom w:val="none" w:sz="0" w:space="0" w:color="auto"/>
                            <w:right w:val="none" w:sz="0" w:space="0" w:color="auto"/>
                          </w:divBdr>
                          <w:divsChild>
                            <w:div w:id="1711222247">
                              <w:marLeft w:val="0"/>
                              <w:marRight w:val="0"/>
                              <w:marTop w:val="0"/>
                              <w:marBottom w:val="0"/>
                              <w:divBdr>
                                <w:top w:val="none" w:sz="0" w:space="0" w:color="auto"/>
                                <w:left w:val="none" w:sz="0" w:space="0" w:color="auto"/>
                                <w:bottom w:val="none" w:sz="0" w:space="0" w:color="auto"/>
                                <w:right w:val="none" w:sz="0" w:space="0" w:color="auto"/>
                              </w:divBdr>
                              <w:divsChild>
                                <w:div w:id="1616213466">
                                  <w:marLeft w:val="0"/>
                                  <w:marRight w:val="0"/>
                                  <w:marTop w:val="0"/>
                                  <w:marBottom w:val="0"/>
                                  <w:divBdr>
                                    <w:top w:val="none" w:sz="0" w:space="0" w:color="auto"/>
                                    <w:left w:val="none" w:sz="0" w:space="0" w:color="auto"/>
                                    <w:bottom w:val="none" w:sz="0" w:space="0" w:color="auto"/>
                                    <w:right w:val="none" w:sz="0" w:space="0" w:color="auto"/>
                                  </w:divBdr>
                                  <w:divsChild>
                                    <w:div w:id="594828664">
                                      <w:marLeft w:val="0"/>
                                      <w:marRight w:val="0"/>
                                      <w:marTop w:val="0"/>
                                      <w:marBottom w:val="0"/>
                                      <w:divBdr>
                                        <w:top w:val="none" w:sz="0" w:space="0" w:color="auto"/>
                                        <w:left w:val="none" w:sz="0" w:space="0" w:color="auto"/>
                                        <w:bottom w:val="none" w:sz="0" w:space="0" w:color="auto"/>
                                        <w:right w:val="none" w:sz="0" w:space="0" w:color="auto"/>
                                      </w:divBdr>
                                      <w:divsChild>
                                        <w:div w:id="1872062202">
                                          <w:marLeft w:val="0"/>
                                          <w:marRight w:val="0"/>
                                          <w:marTop w:val="0"/>
                                          <w:marBottom w:val="0"/>
                                          <w:divBdr>
                                            <w:top w:val="none" w:sz="0" w:space="0" w:color="auto"/>
                                            <w:left w:val="none" w:sz="0" w:space="0" w:color="auto"/>
                                            <w:bottom w:val="none" w:sz="0" w:space="0" w:color="auto"/>
                                            <w:right w:val="none" w:sz="0" w:space="0" w:color="auto"/>
                                          </w:divBdr>
                                          <w:divsChild>
                                            <w:div w:id="430206099">
                                              <w:marLeft w:val="-225"/>
                                              <w:marRight w:val="-225"/>
                                              <w:marTop w:val="0"/>
                                              <w:marBottom w:val="0"/>
                                              <w:divBdr>
                                                <w:top w:val="none" w:sz="0" w:space="0" w:color="auto"/>
                                                <w:left w:val="none" w:sz="0" w:space="0" w:color="auto"/>
                                                <w:bottom w:val="none" w:sz="0" w:space="0" w:color="auto"/>
                                                <w:right w:val="none" w:sz="0" w:space="0" w:color="auto"/>
                                              </w:divBdr>
                                              <w:divsChild>
                                                <w:div w:id="1646160847">
                                                  <w:marLeft w:val="0"/>
                                                  <w:marRight w:val="0"/>
                                                  <w:marTop w:val="0"/>
                                                  <w:marBottom w:val="0"/>
                                                  <w:divBdr>
                                                    <w:top w:val="none" w:sz="0" w:space="0" w:color="auto"/>
                                                    <w:left w:val="none" w:sz="0" w:space="0" w:color="auto"/>
                                                    <w:bottom w:val="none" w:sz="0" w:space="0" w:color="auto"/>
                                                    <w:right w:val="none" w:sz="0" w:space="0" w:color="auto"/>
                                                  </w:divBdr>
                                                  <w:divsChild>
                                                    <w:div w:id="299918182">
                                                      <w:marLeft w:val="0"/>
                                                      <w:marRight w:val="0"/>
                                                      <w:marTop w:val="0"/>
                                                      <w:marBottom w:val="0"/>
                                                      <w:divBdr>
                                                        <w:top w:val="none" w:sz="0" w:space="0" w:color="auto"/>
                                                        <w:left w:val="none" w:sz="0" w:space="0" w:color="auto"/>
                                                        <w:bottom w:val="none" w:sz="0" w:space="0" w:color="auto"/>
                                                        <w:right w:val="none" w:sz="0" w:space="0" w:color="auto"/>
                                                      </w:divBdr>
                                                      <w:divsChild>
                                                        <w:div w:id="1403986907">
                                                          <w:marLeft w:val="0"/>
                                                          <w:marRight w:val="0"/>
                                                          <w:marTop w:val="0"/>
                                                          <w:marBottom w:val="0"/>
                                                          <w:divBdr>
                                                            <w:top w:val="none" w:sz="0" w:space="0" w:color="auto"/>
                                                            <w:left w:val="none" w:sz="0" w:space="0" w:color="auto"/>
                                                            <w:bottom w:val="none" w:sz="0" w:space="0" w:color="auto"/>
                                                            <w:right w:val="none" w:sz="0" w:space="0" w:color="auto"/>
                                                          </w:divBdr>
                                                          <w:divsChild>
                                                            <w:div w:id="1768109679">
                                                              <w:marLeft w:val="0"/>
                                                              <w:marRight w:val="0"/>
                                                              <w:marTop w:val="0"/>
                                                              <w:marBottom w:val="0"/>
                                                              <w:divBdr>
                                                                <w:top w:val="none" w:sz="0" w:space="0" w:color="auto"/>
                                                                <w:left w:val="none" w:sz="0" w:space="0" w:color="auto"/>
                                                                <w:bottom w:val="none" w:sz="0" w:space="0" w:color="auto"/>
                                                                <w:right w:val="none" w:sz="0" w:space="0" w:color="auto"/>
                                                              </w:divBdr>
                                                              <w:divsChild>
                                                                <w:div w:id="12556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66591486">
      <w:bodyDiv w:val="1"/>
      <w:marLeft w:val="0"/>
      <w:marRight w:val="0"/>
      <w:marTop w:val="0"/>
      <w:marBottom w:val="0"/>
      <w:divBdr>
        <w:top w:val="none" w:sz="0" w:space="0" w:color="auto"/>
        <w:left w:val="none" w:sz="0" w:space="0" w:color="auto"/>
        <w:bottom w:val="none" w:sz="0" w:space="0" w:color="auto"/>
        <w:right w:val="none" w:sz="0" w:space="0" w:color="auto"/>
      </w:divBdr>
    </w:div>
    <w:div w:id="1775396597">
      <w:bodyDiv w:val="1"/>
      <w:marLeft w:val="0"/>
      <w:marRight w:val="0"/>
      <w:marTop w:val="0"/>
      <w:marBottom w:val="0"/>
      <w:divBdr>
        <w:top w:val="none" w:sz="0" w:space="0" w:color="auto"/>
        <w:left w:val="none" w:sz="0" w:space="0" w:color="auto"/>
        <w:bottom w:val="none" w:sz="0" w:space="0" w:color="auto"/>
        <w:right w:val="none" w:sz="0" w:space="0" w:color="auto"/>
      </w:divBdr>
    </w:div>
    <w:div w:id="1849909641">
      <w:bodyDiv w:val="1"/>
      <w:marLeft w:val="0"/>
      <w:marRight w:val="0"/>
      <w:marTop w:val="0"/>
      <w:marBottom w:val="0"/>
      <w:divBdr>
        <w:top w:val="none" w:sz="0" w:space="0" w:color="auto"/>
        <w:left w:val="none" w:sz="0" w:space="0" w:color="auto"/>
        <w:bottom w:val="none" w:sz="0" w:space="0" w:color="auto"/>
        <w:right w:val="none" w:sz="0" w:space="0" w:color="auto"/>
      </w:divBdr>
    </w:div>
    <w:div w:id="185548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cs.oracle.com/en/engineered-systems/exadata-database-machine/sagug/exadata-storage-server-software-introduction.html" TargetMode="External" Id="rId26" /><Relationship Type="http://schemas.openxmlformats.org/officeDocument/2006/relationships/hyperlink" Target="https://www.oracle.com/technical-resources/articles/enterprise-manager/exadata-commands.html" TargetMode="External" Id="rId21" /><Relationship Type="http://schemas.openxmlformats.org/officeDocument/2006/relationships/hyperlink" Target="https://docs.oracle.com/en/database/oracle/oracle-database/18/dgbkr/using-data-guard-broker-to-manage-switchovers-failovers.html" TargetMode="External" Id="rId47" /><Relationship Type="http://schemas.openxmlformats.org/officeDocument/2006/relationships/hyperlink" Target="https://docs.oracle.com/database/121/TGDBA/tune_sga.htm" TargetMode="External" Id="rId63" /><Relationship Type="http://schemas.openxmlformats.org/officeDocument/2006/relationships/hyperlink" Target="https://support.oracle.com/knowledge/Sun%20Microsystems/1500257_1.html" TargetMode="External" Id="rId68" /><Relationship Type="http://schemas.openxmlformats.org/officeDocument/2006/relationships/hyperlink" Target="https://docs.oracle.com/en/database/oracle/oracle-database/19/dblic/index.html" TargetMode="External" Id="rId84" /><Relationship Type="http://schemas.openxmlformats.org/officeDocument/2006/relationships/hyperlink" Target="https://learn.microsoft.com/en-us/azure/azure-monitor/agents/data-sources-custom-logs" TargetMode="External" Id="rId89" /><Relationship Type="http://schemas.openxmlformats.org/officeDocument/2006/relationships/hyperlink" Target="https://www.oracle.com/technetwork/database/options/clustering/overview/s298716-oow2008-perf-130776.pdf" TargetMode="External" Id="rId16" /><Relationship Type="http://schemas.openxmlformats.org/officeDocument/2006/relationships/hyperlink" Target="https://www.oracle.com/database/technologies/high-availability/oracle-database-maa-best-practices.html" TargetMode="External" Id="rId11" /><Relationship Type="http://schemas.openxmlformats.org/officeDocument/2006/relationships/hyperlink" Target="https://docs.oracle.com/en/engineered-systems/exadata-database-machine/sagug/exadata-storage-server-monitoring.html" TargetMode="External" Id="rId32" /><Relationship Type="http://schemas.openxmlformats.org/officeDocument/2006/relationships/hyperlink" Target="https://www.oracle.com/database/technologies/partitioning.html" TargetMode="External" Id="rId37" /><Relationship Type="http://schemas.openxmlformats.org/officeDocument/2006/relationships/hyperlink" Target="https://www.oracle.com/technetwork/database/options/clustering/overview/rac-cloud-support-2843861.pdf" TargetMode="External" Id="rId53" /><Relationship Type="http://schemas.openxmlformats.org/officeDocument/2006/relationships/image" Target="media/image5.png" Id="rId58" /><Relationship Type="http://schemas.openxmlformats.org/officeDocument/2006/relationships/hyperlink" Target="https://docs.microsoft.com/en-us/azure/virtual-machines/windows/disk-scalability-targets" TargetMode="External" Id="rId74" /><Relationship Type="http://schemas.openxmlformats.org/officeDocument/2006/relationships/hyperlink" Target="https://github.com/Azure/Oracle-Workloads-for-Azure/commit/4e81609d2d50228699ab2b249e08e30613455ebf" TargetMode="External" Id="rId79" /><Relationship Type="http://schemas.openxmlformats.org/officeDocument/2006/relationships/webSettings" Target="webSettings.xml" Id="rId5" /><Relationship Type="http://schemas.openxmlformats.org/officeDocument/2006/relationships/hyperlink" Target="https://github.com/Azure/Oracle-Workloads-for-Azure/blob/main/Oracle%20on%20Azure%20IaaS%20Recommended%20Practices%20for%20Success.pdf" TargetMode="External" Id="rId90" /><Relationship Type="http://schemas.openxmlformats.org/officeDocument/2006/relationships/footer" Target="footer1.xml" Id="rId95" /><Relationship Type="http://schemas.openxmlformats.org/officeDocument/2006/relationships/hyperlink" Target="https://docs.oracle.com/en/engineered-systems/exadata-database-machine/sagug/exadata-storage-server-software-introduction.html" TargetMode="External" Id="rId22" /><Relationship Type="http://schemas.openxmlformats.org/officeDocument/2006/relationships/hyperlink" Target="https://docs.oracle.com/en/engineered-systems/exadata-database-machine/sagug/exadata-storage-server-software-introduction.html" TargetMode="External" Id="rId27" /><Relationship Type="http://schemas.openxmlformats.org/officeDocument/2006/relationships/hyperlink" Target="https://www.oracle.com/technetwork/database/options/clustering/overview/s298716-oow2008-perf-130776.pdf" TargetMode="External" Id="rId43" /><Relationship Type="http://schemas.openxmlformats.org/officeDocument/2006/relationships/hyperlink" Target="https://docs.oracle.com/en/database/oracle/oracle-database/18/dgbkr/using-data-guard-broker-to-manage-switchovers-failovers.html" TargetMode="External" Id="rId48" /><Relationship Type="http://schemas.openxmlformats.org/officeDocument/2006/relationships/hyperlink" Target="https://docs.oracle.com/database/121/TGDBA/tune_sga.htm" TargetMode="External" Id="rId64" /><Relationship Type="http://schemas.openxmlformats.org/officeDocument/2006/relationships/hyperlink" Target="https://support.oracle.com/knowledge/Sun%20Microsystems/1500257_1.html" TargetMode="External" Id="rId69" /><Relationship Type="http://schemas.openxmlformats.org/officeDocument/2006/relationships/hyperlink" Target="https://github.com/Azure/Oracle-Workloads-for-Azure/commit/6f463169934fb4cbe1799fcb1b7bc2b05dbc589b" TargetMode="External" Id="rId80" /><Relationship Type="http://schemas.openxmlformats.org/officeDocument/2006/relationships/hyperlink" Target="https://docs.oracle.com/en/database/oracle/oracle-database/19/dblic/index.html" TargetMode="External" Id="rId85" /><Relationship Type="http://schemas.openxmlformats.org/officeDocument/2006/relationships/hyperlink" Target="https://www.oracle.com/database/technologies/high-availability/oracle-database-maa-best-practices.html" TargetMode="External" Id="rId12" /><Relationship Type="http://schemas.openxmlformats.org/officeDocument/2006/relationships/hyperlink" Target="https://www.oracle.com/technetwork/database/options/clustering/overview/s298716-oow2008-perf-130776.pdf" TargetMode="External" Id="rId17" /><Relationship Type="http://schemas.openxmlformats.org/officeDocument/2006/relationships/hyperlink" Target="https://docs.oracle.com/en/engineered-systems/exadata-database-machine/sagug/exadata-storage-server-software-introduction.html" TargetMode="External" Id="rId25" /><Relationship Type="http://schemas.openxmlformats.org/officeDocument/2006/relationships/hyperlink" Target="https://docs.oracle.com/en/engineered-systems/exadata-database-machine/sagug/exadata-storage-server-monitoring.html" TargetMode="External" Id="rId33" /><Relationship Type="http://schemas.openxmlformats.org/officeDocument/2006/relationships/hyperlink" Target="https://www.oracle.com/database/technologies/partitioning.html" TargetMode="External" Id="rId38" /><Relationship Type="http://schemas.openxmlformats.org/officeDocument/2006/relationships/hyperlink" Target="https://docs.oracle.com/en/database/oracle/oracle-database/18/dgbkr/using-data-guard-broker-to-manage-switchovers-failovers.html" TargetMode="External" Id="rId46" /><Relationship Type="http://schemas.openxmlformats.org/officeDocument/2006/relationships/image" Target="media/image6.svg" Id="rId59" /><Relationship Type="http://schemas.openxmlformats.org/officeDocument/2006/relationships/hyperlink" Target="https://support.oracle.com/knowledge/Sun%20Microsystems/1500257_1.html" TargetMode="External" Id="rId67" /><Relationship Type="http://schemas.openxmlformats.org/officeDocument/2006/relationships/hyperlink" Target="https://www.oracle.com/technical-resources/articles/enterprise-manager/exadata-commands.html" TargetMode="External" Id="rId20" /><Relationship Type="http://schemas.openxmlformats.org/officeDocument/2006/relationships/hyperlink" Target="https://www.oracle.com/technetwork/database/options/clustering/overview/rac-cloud-support-2843861.pdf" TargetMode="External" Id="rId54" /><Relationship Type="http://schemas.openxmlformats.org/officeDocument/2006/relationships/hyperlink" Target="https://docs.oracle.com/database/121/TGDBA/tune_sga.htm" TargetMode="External" Id="rId62" /><Relationship Type="http://schemas.openxmlformats.org/officeDocument/2006/relationships/hyperlink" Target="https://support.oracle.com/knowledge/Sun%20Microsystems/1500257_1.html" TargetMode="External" Id="rId70" /><Relationship Type="http://schemas.openxmlformats.org/officeDocument/2006/relationships/hyperlink" Target="https://docs.microsoft.com/en-us/azure/virtual-machines/windows/disk-scalability-targets" TargetMode="External" Id="rId75" /><Relationship Type="http://schemas.openxmlformats.org/officeDocument/2006/relationships/hyperlink" Target="https://docs.oracle.com/en/database/oracle/oracle-database/19/dblic/index.html" TargetMode="External" Id="rId83" /><Relationship Type="http://schemas.openxmlformats.org/officeDocument/2006/relationships/hyperlink" Target="https://www.oracle.com/enterprise-manager/" TargetMode="External" Id="rId88" /><Relationship Type="http://schemas.openxmlformats.org/officeDocument/2006/relationships/image" Target="media/image8.png" Id="rId91" /><Relationship Type="http://schemas.openxmlformats.org/officeDocument/2006/relationships/footer" Target="footer2.xm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5" /><Relationship Type="http://schemas.openxmlformats.org/officeDocument/2006/relationships/hyperlink" Target="https://docs.oracle.com/en/engineered-systems/exadata-database-machine/sagug/exadata-storage-server-software-introduction.html" TargetMode="External" Id="rId23" /><Relationship Type="http://schemas.openxmlformats.org/officeDocument/2006/relationships/hyperlink" Target="https://docs.microsoft.com/en-us/azure/virtual-machines/disks-enable-ultra-ssd?tabs=azure-portal" TargetMode="External" Id="rId28" /><Relationship Type="http://schemas.openxmlformats.org/officeDocument/2006/relationships/hyperlink" Target="https://www.oracle.com/database/technologies/advanced-compression.html" TargetMode="External" Id="rId36" /><Relationship Type="http://schemas.openxmlformats.org/officeDocument/2006/relationships/hyperlink" Target="https://www.oracle.com/technetwork/database/availability/dg-adg-technical-overview-wp-5347548.pdf" TargetMode="External" Id="rId49" /><Relationship Type="http://schemas.openxmlformats.org/officeDocument/2006/relationships/hyperlink" Target="https://www.oracle.com/technical-resources/articles/enterprise-manager/exadata-commands.html" TargetMode="External" Id="rId57" /><Relationship Type="http://schemas.openxmlformats.org/officeDocument/2006/relationships/image" Target="media/image3.png" Id="rId10" /><Relationship Type="http://schemas.openxmlformats.org/officeDocument/2006/relationships/hyperlink" Target="https://docs.microsoft.com/en-us/azure/virtual-machines/disks-enable-ultra-ssd?tabs=azure-portal" TargetMode="External" Id="rId31" /><Relationship Type="http://schemas.openxmlformats.org/officeDocument/2006/relationships/hyperlink" Target="https://www.oracle.com/technetwork/database/options/clustering/overview/s298716-oow2008-perf-130776.pdf" TargetMode="External" Id="rId44" /><Relationship Type="http://schemas.openxmlformats.org/officeDocument/2006/relationships/hyperlink" Target="https://www.oracle.com/technetwork/database/options/clustering/overview/rac-cloud-support-2843861.pdf" TargetMode="External" Id="rId52" /><Relationship Type="http://schemas.openxmlformats.org/officeDocument/2006/relationships/hyperlink" Target="https://docs.oracle.com/database/121/TGDBA/tune_sga.htm" TargetMode="External" Id="rId60" /><Relationship Type="http://schemas.openxmlformats.org/officeDocument/2006/relationships/hyperlink" Target="https://docs.oracle.com/database/121/TGDBA/tune_sga.htm" TargetMode="External" Id="rId65" /><Relationship Type="http://schemas.openxmlformats.org/officeDocument/2006/relationships/hyperlink" Target="https://docs.microsoft.com/en-us/azure/virtual-machines/windows/disk-scalability-targets" TargetMode="External" Id="rId73" /><Relationship Type="http://schemas.openxmlformats.org/officeDocument/2006/relationships/hyperlink" Target="https://github.com/Azure/Oracle-Workloads-for-Azure/commit/ec5c36fbf9015f256b8c4e3738675c33feba7e6d" TargetMode="External" Id="rId78" /><Relationship Type="http://schemas.openxmlformats.org/officeDocument/2006/relationships/image" Target="media/image7.png" Id="rId81" /><Relationship Type="http://schemas.openxmlformats.org/officeDocument/2006/relationships/hyperlink" Target="https://www.oracle.com/corporate/pricing/" TargetMode="External" Id="rId86" /><Relationship Type="http://schemas.openxmlformats.org/officeDocument/2006/relationships/header" Target="header2.xml" Id="rId94" /><Relationship Type="http://schemas.openxmlformats.org/officeDocument/2006/relationships/fontTable" Target="fontTable.xml" Id="rId99" /><Relationship Type="http://schemas.microsoft.com/office/2020/10/relationships/intelligence" Target="intelligence2.xml" Id="rId101" /><Relationship Type="http://schemas.openxmlformats.org/officeDocument/2006/relationships/settings" Target="settings.xml" Id="rId4" /><Relationship Type="http://schemas.openxmlformats.org/officeDocument/2006/relationships/image" Target="media/image2.svg" Id="rId9" /><Relationship Type="http://schemas.openxmlformats.org/officeDocument/2006/relationships/hyperlink" Target="https://www.oracle.com/database/technologies/high-availability/oracle-database-maa-best-practices.html" TargetMode="External" Id="rId13" /><Relationship Type="http://schemas.openxmlformats.org/officeDocument/2006/relationships/hyperlink" Target="https://github.com/Azure/Oracle-Workloads-for-Azure/blob/main/az-oracle-sizing/dbspace.sql" TargetMode="External" Id="rId34" /><Relationship Type="http://schemas.openxmlformats.org/officeDocument/2006/relationships/hyperlink" Target="https://www.oracle.com/technetwork/database/availability/dg-adg-technical-overview-wp-5347548.pdf" TargetMode="External" Id="rId50" /><Relationship Type="http://schemas.openxmlformats.org/officeDocument/2006/relationships/hyperlink" Target="https://www.oracle.com/technetwork/database/options/clustering/overview/rac-cloud-support-2843861.pdf" TargetMode="External" Id="rId55" /><Relationship Type="http://schemas.openxmlformats.org/officeDocument/2006/relationships/hyperlink" Target="https://docs.microsoft.com/en-us/azure/virtual-machines/windows/disk-scalability-targets" TargetMode="External" Id="rId76" /><Relationship Type="http://schemas.openxmlformats.org/officeDocument/2006/relationships/header" Target="header3.xml" Id="rId97" /><Relationship Type="http://schemas.openxmlformats.org/officeDocument/2006/relationships/endnotes" Target="endnotes.xml" Id="rId7" /><Relationship Type="http://schemas.openxmlformats.org/officeDocument/2006/relationships/hyperlink" Target="https://docs.oracle.com/database/121/DGBKR/concepts.htm" TargetMode="External" Id="rId71" /><Relationship Type="http://schemas.openxmlformats.org/officeDocument/2006/relationships/image" Target="media/image9.svg" Id="rId92" /><Relationship Type="http://schemas.openxmlformats.org/officeDocument/2006/relationships/numbering" Target="numbering.xml" Id="rId2" /><Relationship Type="http://schemas.openxmlformats.org/officeDocument/2006/relationships/hyperlink" Target="https://docs.microsoft.com/en-us/azure/virtual-machines/disks-enable-ultra-ssd?tabs=azure-portal" TargetMode="External" Id="rId29" /><Relationship Type="http://schemas.openxmlformats.org/officeDocument/2006/relationships/hyperlink" Target="https://docs.oracle.com/en/engineered-systems/exadata-database-machine/sagug/exadata-storage-server-software-introduction.html" TargetMode="External" Id="rId24" /><Relationship Type="http://schemas.openxmlformats.org/officeDocument/2006/relationships/hyperlink" Target="https://www.oracle.com/technetwork/database/options/clustering/overview/s298716-oow2008-perf-130776.pdf" TargetMode="External" Id="rId45" /><Relationship Type="http://schemas.openxmlformats.org/officeDocument/2006/relationships/hyperlink" Target="https://docs.oracle.com/database/121/TGDBA/tune_sga.htm" TargetMode="External" Id="rId66" /><Relationship Type="http://schemas.openxmlformats.org/officeDocument/2006/relationships/hyperlink" Target="https://www.oracle.com/corporate/pricing/" TargetMode="External" Id="rId87" /><Relationship Type="http://schemas.openxmlformats.org/officeDocument/2006/relationships/hyperlink" Target="https://docs.oracle.com/database/121/TGDBA/tune_sga.htm" TargetMode="External" Id="rId61" /><Relationship Type="http://schemas.openxmlformats.org/officeDocument/2006/relationships/hyperlink" Target="https://docs.oracle.com/en/database/oracle/oracle-database/19/dblic/index.html" TargetMode="External" Id="rId82" /><Relationship Type="http://schemas.openxmlformats.org/officeDocument/2006/relationships/hyperlink" Target="https://www.oracle.com/database/technologies/high-availability/oracle-database-maa-best-practices.html" TargetMode="External" Id="rId14" /><Relationship Type="http://schemas.openxmlformats.org/officeDocument/2006/relationships/hyperlink" Target="https://docs.microsoft.com/en-us/azure/virtual-machines/disks-enable-ultra-ssd?tabs=azure-portal" TargetMode="External" Id="rId30" /><Relationship Type="http://schemas.openxmlformats.org/officeDocument/2006/relationships/hyperlink" Target="https://www.oracle.com/database/technologies/advanced-compression.html" TargetMode="External" Id="rId35" /><Relationship Type="http://schemas.openxmlformats.org/officeDocument/2006/relationships/hyperlink" Target="https://www.oracle.com/technical-resources/articles/enterprise-manager/exadata-commands.html" TargetMode="External" Id="rId56" /><Relationship Type="http://schemas.openxmlformats.org/officeDocument/2006/relationships/hyperlink" Target="https://github.com/Azure/Oracle-Workloads-for-Azure/commit/0a8b8fdd22a94ec80cb17419e959e3fc2af4d483" TargetMode="External" Id="rId77" /><Relationship Type="http://schemas.openxmlformats.org/officeDocument/2006/relationships/theme" Target="theme/theme1.xml" Id="rId100" /><Relationship Type="http://schemas.openxmlformats.org/officeDocument/2006/relationships/image" Target="media/image1.png" Id="rId8" /><Relationship Type="http://schemas.openxmlformats.org/officeDocument/2006/relationships/hyperlink" Target="https://www.oracle.com/technetwork/database/options/clustering/overview/rac-cloud-support-2843861.pdf" TargetMode="External" Id="rId51" /><Relationship Type="http://schemas.openxmlformats.org/officeDocument/2006/relationships/hyperlink" Target="https://docs.oracle.com/database/121/DGBKR/concepts.htm" TargetMode="External" Id="rId72" /><Relationship Type="http://schemas.openxmlformats.org/officeDocument/2006/relationships/header" Target="header1.xml" Id="rId93" /><Relationship Type="http://schemas.openxmlformats.org/officeDocument/2006/relationships/footer" Target="footer3.xml" Id="rId98" /><Relationship Type="http://schemas.openxmlformats.org/officeDocument/2006/relationships/styles" Target="styles.xml" Id="rId3" /><Relationship Type="http://schemas.openxmlformats.org/officeDocument/2006/relationships/comments" Target="comments.xml" Id="R55e6adcdff234bfc" /><Relationship Type="http://schemas.microsoft.com/office/2011/relationships/people" Target="people.xml" Id="Rd6adaf29f4ec4cc3" /><Relationship Type="http://schemas.microsoft.com/office/2011/relationships/commentsExtended" Target="commentsExtended.xml" Id="Rf280db6763da4a62" /><Relationship Type="http://schemas.microsoft.com/office/2016/09/relationships/commentsIds" Target="commentsIds.xml" Id="R7180484f29ec493f" /><Relationship Type="http://schemas.microsoft.com/office/2018/08/relationships/commentsExtensible" Target="commentsExtensible.xml" Id="Ra15008b4e3c54bed" /><Relationship Type="http://schemas.openxmlformats.org/officeDocument/2006/relationships/glossaryDocument" Target="glossary/document.xml" Id="Rdd9a2ccd79514a10" /><Relationship Type="http://schemas.openxmlformats.org/officeDocument/2006/relationships/hyperlink" Target="https://techcommunity.microsoft.com/t5/data-architecture-blog/estimate-tool-for-sizing-oracle-workloads-to-azure-iaas-vms/ba-p/1427183" TargetMode="External" Id="R79a2ef23518f42dd" /><Relationship Type="http://schemas.openxmlformats.org/officeDocument/2006/relationships/hyperlink" Target="https://techcommunity.microsoft.com/t5/data-architecture-blog/estimate-tool-for-sizing-oracle-workloads-to-azure-iaas-vms/ba-p/1427183" TargetMode="External" Id="R999ffdcbf32e46aa" /><Relationship Type="http://schemas.openxmlformats.org/officeDocument/2006/relationships/hyperlink" Target="https://blogs.oracle.com/exadata/persistent-memory-in-exadata-x8m" TargetMode="External" Id="R73d42750be81483a" /><Relationship Type="http://schemas.openxmlformats.org/officeDocument/2006/relationships/hyperlink" Target="https://blogs.oracle.com/exadata/persistent-memory-in-exadata-x8m" TargetMode="External" Id="R5fa7c61551f34c92" /><Relationship Type="http://schemas.openxmlformats.org/officeDocument/2006/relationships/hyperlink" Target="https://blogs.oracle.com/exadata/persistent-memory-in-exadata-x8m" TargetMode="External" Id="R53a30e046cdd4b3f" /><Relationship Type="http://schemas.openxmlformats.org/officeDocument/2006/relationships/hyperlink" Target="https://blogs.oracle.com/exadata/persistent-memory-in-exadata-x8m" TargetMode="External" Id="Rb74ca71bcf494f0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2f95323-b01a-4d15-89f6-bc57fa1cfeec}"/>
      </w:docPartPr>
      <w:docPartBody>
        <w:p w14:paraId="738F076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C280D-B98E-47B0-A09F-AE843DBD6DA3}">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Kellyn Gorman</dc:creator>
  <keywords/>
  <dc:description/>
  <lastModifiedBy>Kellyn Gorman</lastModifiedBy>
  <revision>321</revision>
  <dcterms:created xsi:type="dcterms:W3CDTF">2023-01-13T00:07:00.0000000Z</dcterms:created>
  <dcterms:modified xsi:type="dcterms:W3CDTF">2023-05-09T00:52:04.6528109Z</dcterms:modified>
</coreProperties>
</file>